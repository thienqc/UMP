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70D6A" w:rsidR="00E46597" w:rsidP="00002067" w:rsidRDefault="00E46597" w14:paraId="11E6941C" w14:textId="284B392B">
      <w:pPr>
        <w:spacing w:line="276" w:lineRule="auto"/>
        <w:ind w:firstLine="426"/>
        <w:jc w:val="center"/>
        <w:rPr>
          <w:rFonts w:ascii="Times New Roman" w:hAnsi="Times New Roman" w:cs="Times New Roman"/>
          <w:b/>
          <w:sz w:val="24"/>
          <w:szCs w:val="24"/>
        </w:rPr>
      </w:pPr>
      <w:r w:rsidRPr="00970D6A">
        <w:rPr>
          <w:rFonts w:ascii="Times New Roman" w:hAnsi="Times New Roman" w:cs="Times New Roman"/>
          <w:b/>
          <w:sz w:val="24"/>
          <w:szCs w:val="24"/>
        </w:rPr>
        <w:t xml:space="preserve">BỆNH ÁN </w:t>
      </w:r>
    </w:p>
    <w:p w:rsidRPr="00970D6A" w:rsidR="00E46597" w:rsidP="00F21994" w:rsidRDefault="00E46597" w14:paraId="55CCB8DB" w14:textId="4790A8EC">
      <w:pPr>
        <w:pStyle w:val="ListParagraph"/>
        <w:numPr>
          <w:ilvl w:val="0"/>
          <w:numId w:val="2"/>
        </w:numPr>
        <w:spacing w:after="0" w:line="276" w:lineRule="auto"/>
        <w:ind w:left="426" w:hanging="426"/>
        <w:rPr>
          <w:rFonts w:ascii="Times New Roman" w:hAnsi="Times New Roman" w:cs="Times New Roman"/>
          <w:b/>
          <w:sz w:val="24"/>
          <w:szCs w:val="24"/>
        </w:rPr>
      </w:pPr>
      <w:r w:rsidRPr="00970D6A">
        <w:rPr>
          <w:rFonts w:ascii="Times New Roman" w:hAnsi="Times New Roman" w:cs="Times New Roman"/>
          <w:b/>
          <w:sz w:val="24"/>
          <w:szCs w:val="24"/>
        </w:rPr>
        <w:t>Hành chính</w:t>
      </w:r>
    </w:p>
    <w:p w:rsidRPr="00970D6A" w:rsidR="00337266" w:rsidP="00F21994" w:rsidRDefault="00E46597" w14:paraId="1F88BBFA" w14:textId="4AA3B3C1">
      <w:pPr>
        <w:spacing w:after="0" w:line="276" w:lineRule="auto"/>
        <w:ind w:left="426"/>
        <w:rPr>
          <w:rFonts w:ascii="Times New Roman" w:hAnsi="Times New Roman" w:cs="Times New Roman"/>
          <w:sz w:val="24"/>
          <w:szCs w:val="24"/>
        </w:rPr>
      </w:pPr>
      <w:r w:rsidRPr="00970D6A">
        <w:rPr>
          <w:rFonts w:ascii="Times New Roman" w:hAnsi="Times New Roman" w:cs="Times New Roman"/>
          <w:sz w:val="24"/>
          <w:szCs w:val="24"/>
        </w:rPr>
        <w:t xml:space="preserve">Họ và tên: </w:t>
      </w:r>
      <w:r w:rsidR="0027690F">
        <w:rPr>
          <w:rFonts w:ascii="Times New Roman" w:hAnsi="Times New Roman" w:cs="Times New Roman"/>
          <w:sz w:val="24"/>
          <w:szCs w:val="24"/>
        </w:rPr>
        <w:t>Đỗ Thị Hạnh</w:t>
      </w:r>
      <w:r w:rsidR="0027690F">
        <w:rPr>
          <w:rFonts w:ascii="Times New Roman" w:hAnsi="Times New Roman" w:cs="Times New Roman"/>
          <w:sz w:val="24"/>
          <w:szCs w:val="24"/>
        </w:rPr>
        <w:tab/>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sidR="00F007D9">
        <w:rPr>
          <w:rFonts w:ascii="Times New Roman" w:hAnsi="Times New Roman" w:cs="Times New Roman"/>
          <w:sz w:val="24"/>
          <w:szCs w:val="24"/>
        </w:rPr>
        <w:t xml:space="preserve">Giới tính: </w:t>
      </w:r>
      <w:r w:rsidR="0027690F">
        <w:rPr>
          <w:rFonts w:ascii="Times New Roman" w:hAnsi="Times New Roman" w:cs="Times New Roman"/>
          <w:sz w:val="24"/>
          <w:szCs w:val="24"/>
        </w:rPr>
        <w:t>Nữ</w:t>
      </w:r>
      <w:r w:rsidRPr="00970D6A" w:rsidR="00F007D9">
        <w:rPr>
          <w:rFonts w:ascii="Times New Roman" w:hAnsi="Times New Roman" w:cs="Times New Roman"/>
          <w:sz w:val="24"/>
          <w:szCs w:val="24"/>
        </w:rPr>
        <w:tab/>
      </w:r>
      <w:r w:rsidRPr="00970D6A" w:rsidR="003146DA">
        <w:rPr>
          <w:rFonts w:ascii="Times New Roman" w:hAnsi="Times New Roman" w:cs="Times New Roman"/>
          <w:sz w:val="24"/>
          <w:szCs w:val="24"/>
        </w:rPr>
        <w:tab/>
      </w:r>
      <w:r w:rsidRPr="00970D6A" w:rsidR="00F007D9">
        <w:rPr>
          <w:rFonts w:ascii="Times New Roman" w:hAnsi="Times New Roman" w:cs="Times New Roman"/>
          <w:sz w:val="24"/>
          <w:szCs w:val="24"/>
        </w:rPr>
        <w:tab/>
      </w:r>
      <w:r w:rsidRPr="00970D6A" w:rsidR="00220C31">
        <w:rPr>
          <w:rFonts w:ascii="Times New Roman" w:hAnsi="Times New Roman" w:cs="Times New Roman"/>
          <w:sz w:val="24"/>
          <w:szCs w:val="24"/>
        </w:rPr>
        <w:tab/>
      </w:r>
      <w:r w:rsidRPr="00970D6A" w:rsidR="00220C31">
        <w:rPr>
          <w:rFonts w:ascii="Times New Roman" w:hAnsi="Times New Roman" w:cs="Times New Roman"/>
          <w:sz w:val="24"/>
          <w:szCs w:val="24"/>
        </w:rPr>
        <w:t>Tuổi</w:t>
      </w:r>
      <w:r w:rsidRPr="00970D6A">
        <w:rPr>
          <w:rFonts w:ascii="Times New Roman" w:hAnsi="Times New Roman" w:cs="Times New Roman"/>
          <w:sz w:val="24"/>
          <w:szCs w:val="24"/>
        </w:rPr>
        <w:t xml:space="preserve">: </w:t>
      </w:r>
      <w:r w:rsidR="008576B6">
        <w:rPr>
          <w:rFonts w:ascii="Times New Roman" w:hAnsi="Times New Roman" w:cs="Times New Roman"/>
          <w:sz w:val="24"/>
          <w:szCs w:val="24"/>
        </w:rPr>
        <w:t>6</w:t>
      </w:r>
      <w:r w:rsidRPr="00970D6A">
        <w:rPr>
          <w:rFonts w:ascii="Times New Roman" w:hAnsi="Times New Roman" w:cs="Times New Roman"/>
          <w:sz w:val="24"/>
          <w:szCs w:val="24"/>
        </w:rPr>
        <w:t xml:space="preserve">7 </w:t>
      </w:r>
      <w:r w:rsidRPr="00970D6A" w:rsidR="00220C31">
        <w:rPr>
          <w:rFonts w:ascii="Times New Roman" w:hAnsi="Times New Roman" w:cs="Times New Roman"/>
          <w:sz w:val="24"/>
          <w:szCs w:val="24"/>
        </w:rPr>
        <w:t>(19</w:t>
      </w:r>
      <w:r w:rsidR="008576B6">
        <w:rPr>
          <w:rFonts w:ascii="Times New Roman" w:hAnsi="Times New Roman" w:cs="Times New Roman"/>
          <w:sz w:val="24"/>
          <w:szCs w:val="24"/>
        </w:rPr>
        <w:t>5</w:t>
      </w:r>
      <w:r w:rsidRPr="00970D6A" w:rsidR="00220C31">
        <w:rPr>
          <w:rFonts w:ascii="Times New Roman" w:hAnsi="Times New Roman" w:cs="Times New Roman"/>
          <w:sz w:val="24"/>
          <w:szCs w:val="24"/>
        </w:rPr>
        <w:t>5</w:t>
      </w:r>
      <w:r w:rsidRPr="00970D6A">
        <w:rPr>
          <w:rFonts w:ascii="Times New Roman" w:hAnsi="Times New Roman" w:cs="Times New Roman"/>
          <w:sz w:val="24"/>
          <w:szCs w:val="24"/>
        </w:rPr>
        <w:t>)</w:t>
      </w:r>
    </w:p>
    <w:p w:rsidRPr="00970D6A" w:rsidR="005C349A" w:rsidP="00F21994" w:rsidRDefault="00E46597" w14:paraId="5729014D" w14:textId="1B4844D0">
      <w:pPr>
        <w:spacing w:after="0" w:line="276" w:lineRule="auto"/>
        <w:ind w:left="426"/>
        <w:rPr>
          <w:rFonts w:ascii="Times New Roman" w:hAnsi="Times New Roman" w:cs="Times New Roman"/>
          <w:sz w:val="24"/>
          <w:szCs w:val="24"/>
        </w:rPr>
      </w:pPr>
      <w:r w:rsidRPr="00970D6A">
        <w:rPr>
          <w:rFonts w:ascii="Times New Roman" w:hAnsi="Times New Roman" w:cs="Times New Roman"/>
          <w:sz w:val="24"/>
          <w:szCs w:val="24"/>
        </w:rPr>
        <w:t xml:space="preserve">Địa chỉ: </w:t>
      </w:r>
      <w:r w:rsidR="008576B6">
        <w:rPr>
          <w:rFonts w:ascii="Times New Roman" w:hAnsi="Times New Roman" w:cs="Times New Roman"/>
          <w:sz w:val="24"/>
          <w:szCs w:val="24"/>
        </w:rPr>
        <w:t>Chợ Lách, Bến Tre</w:t>
      </w:r>
      <w:r w:rsidRPr="00970D6A">
        <w:rPr>
          <w:rFonts w:ascii="Times New Roman" w:hAnsi="Times New Roman" w:cs="Times New Roman"/>
          <w:sz w:val="24"/>
          <w:szCs w:val="24"/>
        </w:rPr>
        <w:tab/>
      </w:r>
      <w:r w:rsidRPr="00970D6A">
        <w:rPr>
          <w:rFonts w:ascii="Times New Roman" w:hAnsi="Times New Roman" w:cs="Times New Roman"/>
          <w:sz w:val="24"/>
          <w:szCs w:val="24"/>
        </w:rPr>
        <w:tab/>
      </w:r>
      <w:r w:rsidRPr="00970D6A" w:rsidR="005C349A">
        <w:rPr>
          <w:rFonts w:ascii="Times New Roman" w:hAnsi="Times New Roman" w:cs="Times New Roman"/>
          <w:sz w:val="24"/>
          <w:szCs w:val="24"/>
        </w:rPr>
        <w:t xml:space="preserve">Nghề nghiệp: </w:t>
      </w:r>
      <w:r w:rsidR="006B0AEA">
        <w:rPr>
          <w:rFonts w:ascii="Times New Roman" w:hAnsi="Times New Roman" w:cs="Times New Roman"/>
          <w:sz w:val="24"/>
          <w:szCs w:val="24"/>
        </w:rPr>
        <w:t>Buôn bán</w:t>
      </w:r>
    </w:p>
    <w:p w:rsidRPr="00970D6A" w:rsidR="00E46597" w:rsidP="00F21994" w:rsidRDefault="00E46597" w14:paraId="0F754605" w14:textId="0082475E">
      <w:pPr>
        <w:spacing w:after="0" w:line="276" w:lineRule="auto"/>
        <w:ind w:left="426"/>
        <w:rPr>
          <w:rFonts w:ascii="Times New Roman" w:hAnsi="Times New Roman" w:cs="Times New Roman"/>
          <w:sz w:val="24"/>
          <w:szCs w:val="24"/>
        </w:rPr>
      </w:pPr>
      <w:r w:rsidRPr="00970D6A">
        <w:rPr>
          <w:rFonts w:ascii="Times New Roman" w:hAnsi="Times New Roman" w:cs="Times New Roman"/>
          <w:sz w:val="24"/>
          <w:szCs w:val="24"/>
        </w:rPr>
        <w:t xml:space="preserve">Ngày nhập viện: </w:t>
      </w:r>
      <w:r w:rsidR="006B0AEA">
        <w:rPr>
          <w:rFonts w:ascii="Times New Roman" w:hAnsi="Times New Roman" w:cs="Times New Roman"/>
          <w:sz w:val="24"/>
          <w:szCs w:val="24"/>
        </w:rPr>
        <w:t>12</w:t>
      </w:r>
      <w:r w:rsidRPr="00970D6A">
        <w:rPr>
          <w:rFonts w:ascii="Times New Roman" w:hAnsi="Times New Roman" w:cs="Times New Roman"/>
          <w:sz w:val="24"/>
          <w:szCs w:val="24"/>
        </w:rPr>
        <w:t>/0</w:t>
      </w:r>
      <w:r w:rsidR="006B0AEA">
        <w:rPr>
          <w:rFonts w:ascii="Times New Roman" w:hAnsi="Times New Roman" w:cs="Times New Roman"/>
          <w:sz w:val="24"/>
          <w:szCs w:val="24"/>
        </w:rPr>
        <w:t>6</w:t>
      </w:r>
      <w:r w:rsidRPr="00970D6A">
        <w:rPr>
          <w:rFonts w:ascii="Times New Roman" w:hAnsi="Times New Roman" w:cs="Times New Roman"/>
          <w:sz w:val="24"/>
          <w:szCs w:val="24"/>
        </w:rPr>
        <w:t>/2022</w:t>
      </w:r>
      <w:r w:rsidRPr="00970D6A" w:rsidR="003E6071">
        <w:rPr>
          <w:rFonts w:ascii="Times New Roman" w:hAnsi="Times New Roman" w:cs="Times New Roman"/>
          <w:sz w:val="24"/>
          <w:szCs w:val="24"/>
        </w:rPr>
        <w:tab/>
      </w:r>
      <w:r w:rsidRPr="00970D6A" w:rsidR="003E6071">
        <w:rPr>
          <w:rFonts w:ascii="Times New Roman" w:hAnsi="Times New Roman" w:cs="Times New Roman"/>
          <w:sz w:val="24"/>
          <w:szCs w:val="24"/>
        </w:rPr>
        <w:tab/>
      </w:r>
      <w:r w:rsidRPr="00970D6A" w:rsidR="003E6071">
        <w:rPr>
          <w:rFonts w:ascii="Times New Roman" w:hAnsi="Times New Roman" w:cs="Times New Roman"/>
          <w:sz w:val="24"/>
          <w:szCs w:val="24"/>
        </w:rPr>
        <w:t xml:space="preserve">Khoa: </w:t>
      </w:r>
      <w:r w:rsidRPr="00970D6A" w:rsidR="007C0C35">
        <w:rPr>
          <w:rFonts w:ascii="Times New Roman" w:hAnsi="Times New Roman" w:cs="Times New Roman"/>
          <w:sz w:val="24"/>
          <w:szCs w:val="24"/>
        </w:rPr>
        <w:t xml:space="preserve">Tim mạch can thiệp, BV </w:t>
      </w:r>
      <w:r w:rsidRPr="00970D6A" w:rsidR="006C7EF6">
        <w:rPr>
          <w:rFonts w:ascii="Times New Roman" w:hAnsi="Times New Roman" w:cs="Times New Roman"/>
          <w:sz w:val="24"/>
          <w:szCs w:val="24"/>
        </w:rPr>
        <w:t>Đại học Y Dược</w:t>
      </w:r>
    </w:p>
    <w:p w:rsidRPr="00970D6A" w:rsidR="006C7EF6" w:rsidP="00F21994" w:rsidRDefault="00E5553F" w14:paraId="0589BA90" w14:textId="22ECE632">
      <w:pPr>
        <w:spacing w:after="0" w:line="276" w:lineRule="auto"/>
        <w:ind w:left="426"/>
        <w:rPr>
          <w:rFonts w:ascii="Times New Roman" w:hAnsi="Times New Roman" w:cs="Times New Roman"/>
          <w:sz w:val="24"/>
          <w:szCs w:val="24"/>
        </w:rPr>
      </w:pPr>
      <w:r w:rsidRPr="00970D6A">
        <w:rPr>
          <w:rFonts w:ascii="Times New Roman" w:hAnsi="Times New Roman" w:cs="Times New Roman"/>
          <w:sz w:val="24"/>
          <w:szCs w:val="24"/>
        </w:rPr>
        <w:t>Phòng: 7-</w:t>
      </w:r>
      <w:r w:rsidR="0075271F">
        <w:rPr>
          <w:rFonts w:ascii="Times New Roman" w:hAnsi="Times New Roman" w:cs="Times New Roman"/>
          <w:sz w:val="24"/>
          <w:szCs w:val="24"/>
        </w:rPr>
        <w:t>6</w:t>
      </w:r>
      <w:r w:rsidRPr="00970D6A">
        <w:rPr>
          <w:rFonts w:ascii="Times New Roman" w:hAnsi="Times New Roman" w:cs="Times New Roman"/>
          <w:sz w:val="24"/>
          <w:szCs w:val="24"/>
        </w:rPr>
        <w:t>A</w:t>
      </w:r>
      <w:r w:rsidRPr="00970D6A" w:rsidR="00387933">
        <w:rPr>
          <w:rFonts w:ascii="Times New Roman" w:hAnsi="Times New Roman" w:cs="Times New Roman"/>
          <w:sz w:val="24"/>
          <w:szCs w:val="24"/>
        </w:rPr>
        <w:tab/>
      </w:r>
      <w:r w:rsidRPr="00970D6A" w:rsidR="00387933">
        <w:rPr>
          <w:rFonts w:ascii="Times New Roman" w:hAnsi="Times New Roman" w:cs="Times New Roman"/>
          <w:sz w:val="24"/>
          <w:szCs w:val="24"/>
        </w:rPr>
        <w:tab/>
      </w:r>
      <w:r w:rsidRPr="00970D6A" w:rsidR="00387933">
        <w:rPr>
          <w:rFonts w:ascii="Times New Roman" w:hAnsi="Times New Roman" w:cs="Times New Roman"/>
          <w:sz w:val="24"/>
          <w:szCs w:val="24"/>
        </w:rPr>
        <w:tab/>
      </w:r>
      <w:r w:rsidRPr="00970D6A" w:rsidR="00387933">
        <w:rPr>
          <w:rFonts w:ascii="Times New Roman" w:hAnsi="Times New Roman" w:cs="Times New Roman"/>
          <w:sz w:val="24"/>
          <w:szCs w:val="24"/>
        </w:rPr>
        <w:tab/>
      </w:r>
      <w:r w:rsidRPr="00970D6A" w:rsidR="00387933">
        <w:rPr>
          <w:rFonts w:ascii="Times New Roman" w:hAnsi="Times New Roman" w:cs="Times New Roman"/>
          <w:sz w:val="24"/>
          <w:szCs w:val="24"/>
        </w:rPr>
        <w:t>Giường: 0</w:t>
      </w:r>
      <w:r w:rsidR="00E87DCC">
        <w:rPr>
          <w:rFonts w:ascii="Times New Roman" w:hAnsi="Times New Roman" w:cs="Times New Roman"/>
          <w:sz w:val="24"/>
          <w:szCs w:val="24"/>
        </w:rPr>
        <w:t>1</w:t>
      </w:r>
      <w:r w:rsidRPr="00970D6A" w:rsidR="00387933">
        <w:rPr>
          <w:rFonts w:ascii="Times New Roman" w:hAnsi="Times New Roman" w:cs="Times New Roman"/>
          <w:sz w:val="24"/>
          <w:szCs w:val="24"/>
        </w:rPr>
        <w:tab/>
      </w:r>
      <w:r w:rsidRPr="00970D6A" w:rsidR="00387933">
        <w:rPr>
          <w:rFonts w:ascii="Times New Roman" w:hAnsi="Times New Roman" w:cs="Times New Roman"/>
          <w:sz w:val="24"/>
          <w:szCs w:val="24"/>
        </w:rPr>
        <w:tab/>
      </w:r>
      <w:r w:rsidRPr="00970D6A" w:rsidR="003146DA">
        <w:rPr>
          <w:rFonts w:ascii="Times New Roman" w:hAnsi="Times New Roman" w:cs="Times New Roman"/>
          <w:sz w:val="24"/>
          <w:szCs w:val="24"/>
        </w:rPr>
        <w:tab/>
      </w:r>
      <w:r w:rsidRPr="00970D6A" w:rsidR="00387933">
        <w:rPr>
          <w:rFonts w:ascii="Times New Roman" w:hAnsi="Times New Roman" w:cs="Times New Roman"/>
          <w:sz w:val="24"/>
          <w:szCs w:val="24"/>
        </w:rPr>
        <w:tab/>
      </w:r>
      <w:r w:rsidRPr="00970D6A" w:rsidR="00895C5C">
        <w:rPr>
          <w:rFonts w:ascii="Times New Roman" w:hAnsi="Times New Roman" w:cs="Times New Roman"/>
          <w:sz w:val="24"/>
          <w:szCs w:val="24"/>
        </w:rPr>
        <w:t xml:space="preserve">Số hồ sơ: </w:t>
      </w:r>
      <w:r w:rsidR="0075271F">
        <w:rPr>
          <w:rFonts w:ascii="Times New Roman" w:hAnsi="Times New Roman" w:cs="Times New Roman"/>
          <w:sz w:val="24"/>
          <w:szCs w:val="24"/>
        </w:rPr>
        <w:t>A08</w:t>
      </w:r>
      <w:r w:rsidRPr="00970D6A" w:rsidR="002C0898">
        <w:rPr>
          <w:rFonts w:ascii="Times New Roman" w:hAnsi="Times New Roman" w:cs="Times New Roman"/>
          <w:sz w:val="24"/>
          <w:szCs w:val="24"/>
        </w:rPr>
        <w:t>-0</w:t>
      </w:r>
      <w:r w:rsidR="0075271F">
        <w:rPr>
          <w:rFonts w:ascii="Times New Roman" w:hAnsi="Times New Roman" w:cs="Times New Roman"/>
          <w:sz w:val="24"/>
          <w:szCs w:val="24"/>
        </w:rPr>
        <w:t>011494</w:t>
      </w:r>
    </w:p>
    <w:p w:rsidRPr="00970D6A" w:rsidR="00E46597" w:rsidP="00F21994" w:rsidRDefault="00E46597" w14:paraId="210BD502" w14:textId="6E66A72F">
      <w:pPr>
        <w:spacing w:after="0" w:line="276" w:lineRule="auto"/>
        <w:rPr>
          <w:rFonts w:ascii="Times New Roman" w:hAnsi="Times New Roman" w:cs="Times New Roman"/>
          <w:sz w:val="24"/>
          <w:szCs w:val="24"/>
        </w:rPr>
      </w:pPr>
    </w:p>
    <w:p w:rsidRPr="00970D6A" w:rsidR="00E46597" w:rsidP="00F21994" w:rsidRDefault="00E46597" w14:paraId="5DF76120" w14:textId="0367AFF1">
      <w:pPr>
        <w:pStyle w:val="ListParagraph"/>
        <w:numPr>
          <w:ilvl w:val="0"/>
          <w:numId w:val="2"/>
        </w:numPr>
        <w:spacing w:after="0" w:line="276" w:lineRule="auto"/>
        <w:ind w:left="426" w:hanging="426"/>
        <w:rPr>
          <w:rFonts w:ascii="Times New Roman" w:hAnsi="Times New Roman" w:cs="Times New Roman"/>
          <w:b/>
          <w:sz w:val="24"/>
          <w:szCs w:val="24"/>
        </w:rPr>
      </w:pPr>
      <w:r w:rsidRPr="00970D6A">
        <w:rPr>
          <w:rFonts w:ascii="Times New Roman" w:hAnsi="Times New Roman" w:cs="Times New Roman"/>
          <w:b/>
          <w:sz w:val="24"/>
          <w:szCs w:val="24"/>
        </w:rPr>
        <w:t xml:space="preserve">Lý do nhập viện: </w:t>
      </w:r>
      <w:r w:rsidRPr="00970D6A" w:rsidR="00C56257">
        <w:rPr>
          <w:rFonts w:ascii="Times New Roman" w:hAnsi="Times New Roman" w:cs="Times New Roman"/>
          <w:sz w:val="24"/>
          <w:szCs w:val="24"/>
        </w:rPr>
        <w:t xml:space="preserve">Đau </w:t>
      </w:r>
      <w:r w:rsidRPr="00970D6A" w:rsidDel="009C1F4F" w:rsidR="00C56257">
        <w:rPr>
          <w:rFonts w:ascii="Times New Roman" w:hAnsi="Times New Roman" w:cs="Times New Roman"/>
          <w:sz w:val="24"/>
          <w:szCs w:val="24"/>
        </w:rPr>
        <w:t xml:space="preserve">ngực </w:t>
      </w:r>
      <w:ins w:author="Nguyễn Trần Minh Đức" w:date="2022-06-13T15:50:00Z" w:id="0">
        <w:r w:rsidR="009C1F4F">
          <w:rPr>
            <w:rFonts w:ascii="Times New Roman" w:hAnsi="Times New Roman" w:cs="Times New Roman"/>
            <w:sz w:val="24"/>
            <w:szCs w:val="24"/>
          </w:rPr>
          <w:t>cột sống lưng</w:t>
        </w:r>
      </w:ins>
      <w:r w:rsidR="00B20166">
        <w:rPr>
          <w:rFonts w:ascii="Times New Roman" w:hAnsi="Times New Roman" w:cs="Times New Roman"/>
          <w:sz w:val="24"/>
          <w:szCs w:val="24"/>
        </w:rPr>
        <w:t xml:space="preserve">- </w:t>
      </w:r>
      <w:r w:rsidRPr="00B20166" w:rsidR="00B20166">
        <w:rPr>
          <w:rFonts w:ascii="Times New Roman" w:hAnsi="Times New Roman" w:cs="Times New Roman"/>
          <w:color w:val="FF0000"/>
          <w:sz w:val="24"/>
          <w:szCs w:val="24"/>
        </w:rPr>
        <w:t>nếu ghi lí do nhập viện vày thì chỉnh bệnh sử á</w:t>
      </w:r>
    </w:p>
    <w:p w:rsidRPr="00970D6A" w:rsidR="00D92F4F" w:rsidP="00F21994" w:rsidRDefault="00D92F4F" w14:paraId="5BDA8795" w14:textId="77777777">
      <w:pPr>
        <w:spacing w:after="0" w:line="276" w:lineRule="auto"/>
        <w:rPr>
          <w:rFonts w:ascii="Times New Roman" w:hAnsi="Times New Roman" w:cs="Times New Roman"/>
          <w:b/>
          <w:bCs/>
          <w:sz w:val="24"/>
          <w:szCs w:val="24"/>
        </w:rPr>
      </w:pPr>
    </w:p>
    <w:p w:rsidRPr="00970D6A" w:rsidR="00E46597" w:rsidP="00F21994" w:rsidRDefault="00E46597" w14:paraId="7655F9B0" w14:textId="5FC299BC">
      <w:pPr>
        <w:pStyle w:val="ListParagraph"/>
        <w:numPr>
          <w:ilvl w:val="0"/>
          <w:numId w:val="2"/>
        </w:numPr>
        <w:spacing w:after="0" w:line="276" w:lineRule="auto"/>
        <w:ind w:left="426" w:hanging="426"/>
        <w:rPr>
          <w:rFonts w:ascii="Times New Roman" w:hAnsi="Times New Roman" w:cs="Times New Roman"/>
          <w:b/>
          <w:sz w:val="24"/>
          <w:szCs w:val="24"/>
        </w:rPr>
      </w:pPr>
      <w:r w:rsidRPr="00970D6A">
        <w:rPr>
          <w:rFonts w:ascii="Times New Roman" w:hAnsi="Times New Roman" w:cs="Times New Roman"/>
          <w:b/>
          <w:sz w:val="24"/>
          <w:szCs w:val="24"/>
        </w:rPr>
        <w:t>Bệnh sử</w:t>
      </w:r>
    </w:p>
    <w:p w:rsidR="009C1F4F" w:rsidP="00F21994" w:rsidRDefault="009C1F4F" w14:paraId="08B3AA48" w14:textId="047C5A2D">
      <w:pPr>
        <w:pStyle w:val="ListParagraph"/>
        <w:numPr>
          <w:ilvl w:val="0"/>
          <w:numId w:val="7"/>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Cách nhập viện 3 ngày, bệnh nhân </w:t>
      </w:r>
      <w:r w:rsidRPr="1F383EA0">
        <w:rPr>
          <w:rFonts w:ascii="Times New Roman" w:hAnsi="Times New Roman" w:cs="Times New Roman"/>
          <w:strike/>
          <w:sz w:val="24"/>
          <w:szCs w:val="24"/>
        </w:rPr>
        <w:t>đột ngột</w:t>
      </w:r>
      <w:r w:rsidRPr="1F383EA0">
        <w:rPr>
          <w:rFonts w:ascii="Times New Roman" w:hAnsi="Times New Roman" w:cs="Times New Roman"/>
          <w:sz w:val="24"/>
          <w:szCs w:val="24"/>
        </w:rPr>
        <w:t xml:space="preserve"> đang nằm nghỉ cảm thấy</w:t>
      </w:r>
      <w:r>
        <w:rPr>
          <w:rFonts w:ascii="Times New Roman" w:hAnsi="Times New Roman" w:cs="Times New Roman"/>
          <w:sz w:val="24"/>
          <w:szCs w:val="24"/>
        </w:rPr>
        <w:t xml:space="preserve"> đau</w:t>
      </w:r>
      <w:r w:rsidRPr="1F383EA0">
        <w:rPr>
          <w:rFonts w:ascii="Times New Roman" w:hAnsi="Times New Roman" w:cs="Times New Roman"/>
          <w:sz w:val="24"/>
          <w:szCs w:val="24"/>
        </w:rPr>
        <w:t xml:space="preserve"> ngực</w:t>
      </w:r>
      <w:r w:rsidR="00E316F6">
        <w:rPr>
          <w:rFonts w:ascii="Times New Roman" w:hAnsi="Times New Roman" w:cs="Times New Roman"/>
          <w:sz w:val="24"/>
          <w:szCs w:val="24"/>
        </w:rPr>
        <w:t xml:space="preserve"> </w:t>
      </w:r>
      <w:r w:rsidRPr="00E316F6" w:rsidR="00E316F6">
        <w:rPr>
          <w:rFonts w:ascii="Times New Roman" w:hAnsi="Times New Roman" w:cs="Times New Roman"/>
          <w:color w:val="FF0000"/>
          <w:sz w:val="24"/>
          <w:szCs w:val="24"/>
        </w:rPr>
        <w:t>sau lưng</w:t>
      </w:r>
      <w:r w:rsidR="008D699C">
        <w:rPr>
          <w:rFonts w:ascii="Times New Roman" w:hAnsi="Times New Roman" w:cs="Times New Roman"/>
          <w:sz w:val="24"/>
          <w:szCs w:val="24"/>
        </w:rPr>
        <w:t>, cơn đau</w:t>
      </w:r>
      <w:r w:rsidR="008F2B19">
        <w:rPr>
          <w:rFonts w:ascii="Times New Roman" w:hAnsi="Times New Roman" w:cs="Times New Roman"/>
          <w:sz w:val="24"/>
          <w:szCs w:val="24"/>
        </w:rPr>
        <w:t xml:space="preserve"> nhói</w:t>
      </w:r>
      <w:r w:rsidR="008D699C">
        <w:rPr>
          <w:rFonts w:ascii="Times New Roman" w:hAnsi="Times New Roman" w:cs="Times New Roman"/>
          <w:sz w:val="24"/>
          <w:szCs w:val="24"/>
        </w:rPr>
        <w:t xml:space="preserve"> </w:t>
      </w:r>
      <w:r w:rsidRPr="1F383EA0" w:rsidR="008F2B19">
        <w:rPr>
          <w:rFonts w:ascii="Times New Roman" w:hAnsi="Times New Roman" w:cs="Times New Roman"/>
          <w:sz w:val="24"/>
          <w:szCs w:val="24"/>
        </w:rPr>
        <w:t xml:space="preserve">(rát bỏng, dao đâm, </w:t>
      </w:r>
      <w:r w:rsidRPr="1F383EA0" w:rsidR="008F2B19">
        <w:rPr>
          <w:rFonts w:ascii="Times New Roman" w:hAnsi="Times New Roman" w:cs="Times New Roman"/>
          <w:color w:val="FF0000"/>
          <w:sz w:val="24"/>
          <w:szCs w:val="24"/>
        </w:rPr>
        <w:t>đè ép, siết chặt</w:t>
      </w:r>
      <w:r w:rsidRPr="1F383EA0" w:rsidR="008F2B19">
        <w:rPr>
          <w:rFonts w:ascii="Times New Roman" w:hAnsi="Times New Roman" w:cs="Times New Roman"/>
          <w:sz w:val="24"/>
          <w:szCs w:val="24"/>
        </w:rPr>
        <w:t>?)</w:t>
      </w:r>
      <w:r w:rsidRPr="1F383EA0" w:rsidR="008D699C">
        <w:rPr>
          <w:rFonts w:ascii="Times New Roman" w:hAnsi="Times New Roman" w:cs="Times New Roman"/>
          <w:sz w:val="24"/>
          <w:szCs w:val="24"/>
        </w:rPr>
        <w:t xml:space="preserve"> </w:t>
      </w:r>
      <w:r w:rsidR="00E74C3F">
        <w:rPr>
          <w:rFonts w:ascii="Times New Roman" w:hAnsi="Times New Roman" w:cs="Times New Roman"/>
          <w:sz w:val="24"/>
          <w:szCs w:val="24"/>
        </w:rPr>
        <w:t>sau</w:t>
      </w:r>
      <w:r w:rsidR="008D699C">
        <w:rPr>
          <w:rFonts w:ascii="Times New Roman" w:hAnsi="Times New Roman" w:cs="Times New Roman"/>
          <w:sz w:val="24"/>
          <w:szCs w:val="24"/>
        </w:rPr>
        <w:t xml:space="preserve"> xương ức</w:t>
      </w:r>
      <w:r w:rsidR="00E74C3F">
        <w:rPr>
          <w:rFonts w:ascii="Times New Roman" w:hAnsi="Times New Roman" w:cs="Times New Roman"/>
          <w:sz w:val="24"/>
          <w:szCs w:val="24"/>
        </w:rPr>
        <w:t xml:space="preserve"> lan ra sau lưng và  cánh tay</w:t>
      </w:r>
      <w:r w:rsidRPr="1F383EA0" w:rsidR="00E74C3F">
        <w:rPr>
          <w:rFonts w:ascii="Times New Roman" w:hAnsi="Times New Roman" w:cs="Times New Roman"/>
          <w:sz w:val="24"/>
          <w:szCs w:val="24"/>
        </w:rPr>
        <w:t xml:space="preserve"> (</w:t>
      </w:r>
      <w:r w:rsidRPr="1F383EA0" w:rsidR="00E74C3F">
        <w:rPr>
          <w:rFonts w:ascii="Times New Roman" w:hAnsi="Times New Roman" w:cs="Times New Roman"/>
          <w:color w:val="FF0000"/>
          <w:sz w:val="24"/>
          <w:szCs w:val="24"/>
        </w:rPr>
        <w:t xml:space="preserve">trái </w:t>
      </w:r>
      <w:r w:rsidRPr="1F383EA0" w:rsidR="00E74C3F">
        <w:rPr>
          <w:rFonts w:ascii="Times New Roman" w:hAnsi="Times New Roman" w:cs="Times New Roman"/>
          <w:sz w:val="24"/>
          <w:szCs w:val="24"/>
        </w:rPr>
        <w:t xml:space="preserve">??? -&gt; mới là mạch vành, </w:t>
      </w:r>
      <w:r w:rsidRPr="1F383EA0" w:rsidR="00E74C3F">
        <w:rPr>
          <w:rFonts w:ascii="Times New Roman" w:hAnsi="Times New Roman" w:cs="Times New Roman"/>
          <w:color w:val="FF0000"/>
          <w:sz w:val="24"/>
          <w:szCs w:val="24"/>
        </w:rPr>
        <w:t>đau ngực nhiều hơn đau lưng</w:t>
      </w:r>
      <w:r w:rsidRPr="1F383EA0" w:rsidR="00E74C3F">
        <w:rPr>
          <w:rFonts w:ascii="Times New Roman" w:hAnsi="Times New Roman" w:cs="Times New Roman"/>
          <w:sz w:val="24"/>
          <w:szCs w:val="24"/>
        </w:rPr>
        <w:t>)</w:t>
      </w:r>
      <w:r w:rsidRPr="1F383EA0" w:rsidR="008D699C">
        <w:rPr>
          <w:rFonts w:ascii="Times New Roman" w:hAnsi="Times New Roman" w:cs="Times New Roman"/>
          <w:sz w:val="24"/>
          <w:szCs w:val="24"/>
        </w:rPr>
        <w:t>,</w:t>
      </w:r>
      <w:r w:rsidR="008D699C">
        <w:rPr>
          <w:rFonts w:ascii="Times New Roman" w:hAnsi="Times New Roman" w:cs="Times New Roman"/>
          <w:sz w:val="24"/>
          <w:szCs w:val="24"/>
        </w:rPr>
        <w:t xml:space="preserve"> </w:t>
      </w:r>
      <w:r w:rsidR="00C22FEF">
        <w:rPr>
          <w:rFonts w:ascii="Times New Roman" w:hAnsi="Times New Roman" w:cs="Times New Roman"/>
          <w:sz w:val="24"/>
          <w:szCs w:val="24"/>
        </w:rPr>
        <w:t xml:space="preserve">mức độ </w:t>
      </w:r>
      <w:r w:rsidRPr="1F383EA0" w:rsidR="00C22FEF">
        <w:rPr>
          <w:rFonts w:ascii="Times New Roman" w:hAnsi="Times New Roman" w:cs="Times New Roman"/>
          <w:strike/>
          <w:color w:val="FF0000"/>
          <w:sz w:val="24"/>
          <w:szCs w:val="24"/>
        </w:rPr>
        <w:t>đau dữ dội</w:t>
      </w:r>
      <w:r w:rsidRPr="1F383EA0" w:rsidR="00C22FEF">
        <w:rPr>
          <w:rFonts w:ascii="Times New Roman" w:hAnsi="Times New Roman" w:cs="Times New Roman"/>
          <w:color w:val="FF0000"/>
          <w:sz w:val="24"/>
          <w:szCs w:val="24"/>
        </w:rPr>
        <w:t xml:space="preserve"> đau trung bình - mức độ ?/10</w:t>
      </w:r>
      <w:r w:rsidR="00C22FEF">
        <w:rPr>
          <w:rFonts w:ascii="Times New Roman" w:hAnsi="Times New Roman" w:cs="Times New Roman"/>
          <w:sz w:val="24"/>
          <w:szCs w:val="24"/>
        </w:rPr>
        <w:t xml:space="preserve">, không có tư thế giảm đau, khởi phát khi bệnh nhân đang nằm nghỉ, </w:t>
      </w:r>
      <w:r w:rsidR="001536D8">
        <w:rPr>
          <w:rFonts w:ascii="Times New Roman" w:hAnsi="Times New Roman" w:cs="Times New Roman"/>
          <w:sz w:val="24"/>
          <w:szCs w:val="24"/>
        </w:rPr>
        <w:t>1-</w:t>
      </w:r>
      <w:r w:rsidR="008E6428">
        <w:rPr>
          <w:rFonts w:ascii="Times New Roman" w:hAnsi="Times New Roman" w:cs="Times New Roman"/>
          <w:sz w:val="24"/>
          <w:szCs w:val="24"/>
        </w:rPr>
        <w:t xml:space="preserve">2 cơn mỗi ngày, mỗi cơn </w:t>
      </w:r>
      <w:r w:rsidR="008F2B19">
        <w:rPr>
          <w:rFonts w:ascii="Times New Roman" w:hAnsi="Times New Roman" w:cs="Times New Roman"/>
          <w:sz w:val="24"/>
          <w:szCs w:val="24"/>
        </w:rPr>
        <w:t>đau kéo dài khoảng 1</w:t>
      </w:r>
      <w:r w:rsidR="00523A50">
        <w:rPr>
          <w:rFonts w:ascii="Times New Roman" w:hAnsi="Times New Roman" w:cs="Times New Roman"/>
          <w:sz w:val="24"/>
          <w:szCs w:val="24"/>
        </w:rPr>
        <w:t>5</w:t>
      </w:r>
      <w:r w:rsidR="008F2B19">
        <w:rPr>
          <w:rFonts w:ascii="Times New Roman" w:hAnsi="Times New Roman" w:cs="Times New Roman"/>
          <w:sz w:val="24"/>
          <w:szCs w:val="24"/>
        </w:rPr>
        <w:t xml:space="preserve"> phút, </w:t>
      </w:r>
      <w:r w:rsidR="00A86A63">
        <w:rPr>
          <w:rFonts w:ascii="Times New Roman" w:hAnsi="Times New Roman" w:cs="Times New Roman"/>
          <w:sz w:val="24"/>
          <w:szCs w:val="24"/>
        </w:rPr>
        <w:t xml:space="preserve">trong cơn đau có kèm </w:t>
      </w:r>
      <w:ins w:author="Nguyễn Trần Minh Đức" w:date="2022-06-13T15:53:00Z" w:id="1">
        <w:r w:rsidR="00A86A63">
          <w:rPr>
            <w:rFonts w:ascii="Times New Roman" w:hAnsi="Times New Roman" w:cs="Times New Roman"/>
            <w:sz w:val="24"/>
            <w:szCs w:val="24"/>
          </w:rPr>
          <w:t>th</w:t>
        </w:r>
      </w:ins>
      <w:r w:rsidR="00543475">
        <w:rPr>
          <w:rFonts w:ascii="Times New Roman" w:hAnsi="Times New Roman" w:cs="Times New Roman"/>
          <w:sz w:val="24"/>
          <w:szCs w:val="24"/>
        </w:rPr>
        <w:t>eo</w:t>
      </w:r>
      <w:r w:rsidR="00A86A63">
        <w:rPr>
          <w:rFonts w:ascii="Times New Roman" w:hAnsi="Times New Roman" w:cs="Times New Roman"/>
          <w:sz w:val="24"/>
          <w:szCs w:val="24"/>
        </w:rPr>
        <w:t xml:space="preserve"> vã mồ hôi, buồn nôn</w:t>
      </w:r>
      <w:r w:rsidR="00132A01">
        <w:rPr>
          <w:rFonts w:ascii="Times New Roman" w:hAnsi="Times New Roman" w:cs="Times New Roman"/>
          <w:sz w:val="24"/>
          <w:szCs w:val="24"/>
        </w:rPr>
        <w:t xml:space="preserve">. Bệnh nhân không sử dụng thuốc gì để giảm </w:t>
      </w:r>
      <w:r w:rsidR="003F7BD2">
        <w:rPr>
          <w:rFonts w:ascii="Times New Roman" w:hAnsi="Times New Roman" w:cs="Times New Roman"/>
          <w:sz w:val="24"/>
          <w:szCs w:val="24"/>
          <w:lang w:val="vi-VN"/>
        </w:rPr>
        <w:t>đau.</w:t>
      </w:r>
      <w:r w:rsidR="00132A01">
        <w:rPr>
          <w:rFonts w:ascii="Times New Roman" w:hAnsi="Times New Roman" w:cs="Times New Roman"/>
          <w:sz w:val="24"/>
          <w:szCs w:val="24"/>
        </w:rPr>
        <w:t xml:space="preserve"> </w:t>
      </w:r>
    </w:p>
    <w:p w:rsidR="001536D8" w:rsidP="00F21994" w:rsidRDefault="001536D8" w14:paraId="7405CC63" w14:textId="58520548">
      <w:pPr>
        <w:pStyle w:val="ListParagraph"/>
        <w:numPr>
          <w:ilvl w:val="0"/>
          <w:numId w:val="7"/>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Ngày nhập viện, </w:t>
      </w:r>
      <w:r w:rsidRPr="1F383EA0">
        <w:rPr>
          <w:rFonts w:ascii="Times New Roman" w:hAnsi="Times New Roman" w:cs="Times New Roman"/>
          <w:color w:val="FF0000"/>
          <w:sz w:val="24"/>
          <w:szCs w:val="24"/>
        </w:rPr>
        <w:t>vẫn còn những cơn đau</w:t>
      </w:r>
      <w:r w:rsidRPr="1F383EA0">
        <w:rPr>
          <w:rFonts w:ascii="Times New Roman" w:hAnsi="Times New Roman" w:cs="Times New Roman"/>
          <w:sz w:val="24"/>
          <w:szCs w:val="24"/>
        </w:rPr>
        <w:t xml:space="preserve"> </w:t>
      </w:r>
      <w:r>
        <w:rPr>
          <w:rFonts w:ascii="Times New Roman" w:hAnsi="Times New Roman" w:cs="Times New Roman"/>
          <w:sz w:val="24"/>
          <w:szCs w:val="24"/>
        </w:rPr>
        <w:t xml:space="preserve">tính chất cơn đau tương tự nhưng diễn ra nhiều lần trong ngày (3 lần) nên bệnh nhân nhập BV </w:t>
      </w:r>
      <w:r w:rsidR="00307501">
        <w:rPr>
          <w:rFonts w:ascii="Times New Roman" w:hAnsi="Times New Roman" w:cs="Times New Roman"/>
          <w:sz w:val="24"/>
          <w:szCs w:val="24"/>
        </w:rPr>
        <w:t>ĐHYD</w:t>
      </w:r>
    </w:p>
    <w:p w:rsidRPr="00970D6A" w:rsidR="00E46597" w:rsidP="00F21994" w:rsidRDefault="00E46597" w14:paraId="2A39ADC4" w14:textId="5E81E45F">
      <w:pPr>
        <w:pStyle w:val="ListParagraph"/>
        <w:numPr>
          <w:ilvl w:val="0"/>
          <w:numId w:val="7"/>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Trong quá trình bệnh, bệnh nhân </w:t>
      </w:r>
      <w:r w:rsidRPr="1F383EA0">
        <w:rPr>
          <w:rFonts w:ascii="Times New Roman" w:hAnsi="Times New Roman" w:cs="Times New Roman"/>
          <w:b/>
          <w:i/>
          <w:sz w:val="24"/>
          <w:szCs w:val="24"/>
        </w:rPr>
        <w:t>không sốt</w:t>
      </w:r>
      <w:r w:rsidRPr="00970D6A">
        <w:rPr>
          <w:rFonts w:ascii="Times New Roman" w:hAnsi="Times New Roman" w:cs="Times New Roman"/>
          <w:sz w:val="24"/>
          <w:szCs w:val="24"/>
        </w:rPr>
        <w:t xml:space="preserve">, không nôn ói, </w:t>
      </w:r>
      <w:r w:rsidRPr="1F383EA0">
        <w:rPr>
          <w:rFonts w:ascii="Times New Roman" w:hAnsi="Times New Roman" w:cs="Times New Roman"/>
          <w:i/>
          <w:sz w:val="24"/>
          <w:szCs w:val="24"/>
        </w:rPr>
        <w:t xml:space="preserve">không </w:t>
      </w:r>
      <w:r w:rsidRPr="1F383EA0" w:rsidR="00704BAA">
        <w:rPr>
          <w:rFonts w:ascii="Times New Roman" w:hAnsi="Times New Roman" w:cs="Times New Roman"/>
          <w:i/>
          <w:sz w:val="24"/>
          <w:szCs w:val="24"/>
        </w:rPr>
        <w:t>đau đầu</w:t>
      </w:r>
      <w:r w:rsidRPr="00970D6A" w:rsidR="00704BAA">
        <w:rPr>
          <w:rFonts w:ascii="Times New Roman" w:hAnsi="Times New Roman" w:cs="Times New Roman"/>
          <w:sz w:val="24"/>
          <w:szCs w:val="24"/>
        </w:rPr>
        <w:t>, không</w:t>
      </w:r>
      <w:r w:rsidRPr="00970D6A">
        <w:rPr>
          <w:rFonts w:ascii="Times New Roman" w:hAnsi="Times New Roman" w:cs="Times New Roman"/>
          <w:sz w:val="24"/>
          <w:szCs w:val="24"/>
        </w:rPr>
        <w:t xml:space="preserve"> hoa mắt chóng mặt, </w:t>
      </w:r>
      <w:r w:rsidRPr="1F383EA0">
        <w:rPr>
          <w:rFonts w:ascii="Times New Roman" w:hAnsi="Times New Roman" w:cs="Times New Roman"/>
          <w:b/>
          <w:i/>
          <w:sz w:val="24"/>
          <w:szCs w:val="24"/>
        </w:rPr>
        <w:t xml:space="preserve">không </w:t>
      </w:r>
      <w:r w:rsidRPr="1F383EA0" w:rsidR="00704BAA">
        <w:rPr>
          <w:rFonts w:ascii="Times New Roman" w:hAnsi="Times New Roman" w:cs="Times New Roman"/>
          <w:b/>
          <w:i/>
          <w:sz w:val="24"/>
          <w:szCs w:val="24"/>
        </w:rPr>
        <w:t xml:space="preserve">hồi hộp, không </w:t>
      </w:r>
      <w:r w:rsidRPr="1F383EA0" w:rsidR="00704BAA">
        <w:rPr>
          <w:rFonts w:ascii="Times New Roman" w:hAnsi="Times New Roman" w:cs="Times New Roman"/>
          <w:b/>
          <w:bCs/>
          <w:i/>
          <w:iCs/>
          <w:sz w:val="24"/>
          <w:szCs w:val="24"/>
        </w:rPr>
        <w:t>khó thở, không tăng đau khi ho hay hít thở sâu, không ho</w:t>
      </w:r>
      <w:r w:rsidRPr="1F383EA0" w:rsidR="00704BAA">
        <w:rPr>
          <w:rFonts w:ascii="Times New Roman" w:hAnsi="Times New Roman" w:cs="Times New Roman"/>
          <w:sz w:val="24"/>
          <w:szCs w:val="24"/>
        </w:rPr>
        <w:t xml:space="preserve">, </w:t>
      </w:r>
      <w:r w:rsidRPr="1F383EA0" w:rsidR="00704BAA">
        <w:rPr>
          <w:rFonts w:ascii="Times New Roman" w:hAnsi="Times New Roman" w:cs="Times New Roman"/>
          <w:b/>
          <w:bCs/>
          <w:i/>
          <w:iCs/>
          <w:sz w:val="24"/>
          <w:szCs w:val="24"/>
        </w:rPr>
        <w:t xml:space="preserve">không </w:t>
      </w:r>
      <w:r w:rsidRPr="1F383EA0" w:rsidR="00704BAA">
        <w:rPr>
          <w:rFonts w:ascii="Times New Roman" w:hAnsi="Times New Roman" w:cs="Times New Roman"/>
          <w:b/>
          <w:i/>
          <w:sz w:val="24"/>
          <w:szCs w:val="24"/>
        </w:rPr>
        <w:t xml:space="preserve">đánh trống ngực, </w:t>
      </w:r>
      <w:r w:rsidRPr="1F383EA0">
        <w:rPr>
          <w:rFonts w:ascii="Times New Roman" w:hAnsi="Times New Roman" w:cs="Times New Roman"/>
          <w:b/>
          <w:i/>
          <w:sz w:val="24"/>
          <w:szCs w:val="24"/>
        </w:rPr>
        <w:t>không đau bụng, kh</w:t>
      </w:r>
      <w:r w:rsidRPr="1F383EA0">
        <w:rPr>
          <w:rFonts w:ascii="Times New Roman" w:hAnsi="Times New Roman" w:cs="Times New Roman"/>
          <w:i/>
          <w:sz w:val="24"/>
          <w:szCs w:val="24"/>
        </w:rPr>
        <w:t>ô</w:t>
      </w:r>
      <w:r w:rsidRPr="1F383EA0">
        <w:rPr>
          <w:rFonts w:ascii="Times New Roman" w:hAnsi="Times New Roman" w:cs="Times New Roman"/>
          <w:b/>
          <w:i/>
          <w:sz w:val="24"/>
          <w:szCs w:val="24"/>
        </w:rPr>
        <w:t>ng ợ hơi, ợ chua, không nóng rát sau xương ức</w:t>
      </w:r>
      <w:r w:rsidRPr="00970D6A">
        <w:rPr>
          <w:rFonts w:ascii="Times New Roman" w:hAnsi="Times New Roman" w:cs="Times New Roman"/>
          <w:sz w:val="24"/>
          <w:szCs w:val="24"/>
        </w:rPr>
        <w:t xml:space="preserve">, tiêu phân vàng đóng khuôn 1 lần/ngày, tiểu được, nước tiểu vàng trong, </w:t>
      </w:r>
      <w:r w:rsidRPr="1F383EA0" w:rsidR="00704BAA">
        <w:rPr>
          <w:rFonts w:ascii="Times New Roman" w:hAnsi="Times New Roman" w:cs="Times New Roman"/>
          <w:strike/>
          <w:sz w:val="24"/>
          <w:szCs w:val="24"/>
        </w:rPr>
        <w:t>#1500ml/ngày</w:t>
      </w:r>
      <w:r w:rsidRPr="00970D6A" w:rsidR="009F53A8">
        <w:rPr>
          <w:rFonts w:ascii="Times New Roman" w:hAnsi="Times New Roman" w:cs="Times New Roman"/>
          <w:sz w:val="24"/>
          <w:szCs w:val="24"/>
        </w:rPr>
        <w:t>, không yếu liệt chi, không chán</w:t>
      </w:r>
      <w:r w:rsidRPr="00970D6A">
        <w:rPr>
          <w:rFonts w:ascii="Times New Roman" w:hAnsi="Times New Roman" w:cs="Times New Roman"/>
          <w:sz w:val="24"/>
          <w:szCs w:val="24"/>
        </w:rPr>
        <w:t xml:space="preserve"> ăn</w:t>
      </w:r>
      <w:r w:rsidRPr="00970D6A" w:rsidR="009F53A8">
        <w:rPr>
          <w:rFonts w:ascii="Times New Roman" w:hAnsi="Times New Roman" w:cs="Times New Roman"/>
          <w:sz w:val="24"/>
          <w:szCs w:val="24"/>
        </w:rPr>
        <w:t>, không</w:t>
      </w:r>
      <w:r w:rsidRPr="00970D6A">
        <w:rPr>
          <w:rFonts w:ascii="Times New Roman" w:hAnsi="Times New Roman" w:cs="Times New Roman"/>
          <w:sz w:val="24"/>
          <w:szCs w:val="24"/>
        </w:rPr>
        <w:t>, sụt cân</w:t>
      </w:r>
      <w:r w:rsidRPr="00970D6A" w:rsidR="009F53A8">
        <w:rPr>
          <w:rFonts w:ascii="Times New Roman" w:hAnsi="Times New Roman" w:cs="Times New Roman"/>
          <w:sz w:val="24"/>
          <w:szCs w:val="24"/>
        </w:rPr>
        <w:t>.</w:t>
      </w:r>
    </w:p>
    <w:p w:rsidRPr="00970D6A" w:rsidR="00E46597" w:rsidP="00F21994" w:rsidRDefault="00E46597" w14:paraId="01CC05E8" w14:textId="4916D244">
      <w:pPr>
        <w:pStyle w:val="ListParagraph"/>
        <w:numPr>
          <w:ilvl w:val="0"/>
          <w:numId w:val="7"/>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Tình trạng lúc </w:t>
      </w:r>
      <w:r w:rsidRPr="00970D6A" w:rsidR="00F21994">
        <w:rPr>
          <w:rFonts w:ascii="Times New Roman" w:hAnsi="Times New Roman" w:cs="Times New Roman"/>
          <w:sz w:val="24"/>
          <w:szCs w:val="24"/>
        </w:rPr>
        <w:t>nhập viện</w:t>
      </w:r>
      <w:r w:rsidRPr="00970D6A">
        <w:rPr>
          <w:rFonts w:ascii="Times New Roman" w:hAnsi="Times New Roman" w:cs="Times New Roman"/>
          <w:sz w:val="24"/>
          <w:szCs w:val="24"/>
        </w:rPr>
        <w:t xml:space="preserve">: </w:t>
      </w:r>
      <w:r w:rsidRPr="1F383EA0">
        <w:rPr>
          <w:rFonts w:ascii="Times New Roman" w:hAnsi="Times New Roman" w:cs="Times New Roman"/>
          <w:sz w:val="24"/>
          <w:szCs w:val="24"/>
        </w:rPr>
        <w:t>Tình trạng đau ngực lúc nhập viện</w:t>
      </w:r>
    </w:p>
    <w:p w:rsidRPr="00970D6A" w:rsidR="00E46597" w:rsidP="00F21994" w:rsidRDefault="00E46597" w14:paraId="0B0B569F" w14:textId="77777777">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Bệnh tỉnh, tiếp xúc tốt</w:t>
      </w:r>
    </w:p>
    <w:p w:rsidRPr="00970D6A" w:rsidR="00E46597" w:rsidP="00F21994" w:rsidRDefault="00E46597" w14:paraId="4D06D43A" w14:textId="19AA1CE7">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 xml:space="preserve">Sinh hiệu: Mạch: </w:t>
      </w:r>
      <w:r w:rsidR="005F68D1">
        <w:rPr>
          <w:rFonts w:ascii="Times New Roman" w:hAnsi="Times New Roman" w:cs="Times New Roman"/>
          <w:sz w:val="24"/>
          <w:szCs w:val="24"/>
        </w:rPr>
        <w:t>70</w:t>
      </w:r>
      <w:r w:rsidRPr="00970D6A">
        <w:rPr>
          <w:rFonts w:ascii="Times New Roman" w:hAnsi="Times New Roman" w:cs="Times New Roman"/>
          <w:sz w:val="24"/>
          <w:szCs w:val="24"/>
        </w:rPr>
        <w:t xml:space="preserve">l/p, NT: </w:t>
      </w:r>
      <w:r w:rsidR="005F68D1">
        <w:rPr>
          <w:rFonts w:ascii="Times New Roman" w:hAnsi="Times New Roman" w:cs="Times New Roman"/>
          <w:sz w:val="24"/>
          <w:szCs w:val="24"/>
        </w:rPr>
        <w:t>20</w:t>
      </w:r>
      <w:r w:rsidRPr="00970D6A">
        <w:rPr>
          <w:rFonts w:ascii="Times New Roman" w:hAnsi="Times New Roman" w:cs="Times New Roman"/>
          <w:sz w:val="24"/>
          <w:szCs w:val="24"/>
        </w:rPr>
        <w:t>l/p, HA: 1</w:t>
      </w:r>
      <w:r w:rsidR="005F68D1">
        <w:rPr>
          <w:rFonts w:ascii="Times New Roman" w:hAnsi="Times New Roman" w:cs="Times New Roman"/>
          <w:sz w:val="24"/>
          <w:szCs w:val="24"/>
        </w:rPr>
        <w:t>4</w:t>
      </w:r>
      <w:r w:rsidRPr="00970D6A">
        <w:rPr>
          <w:rFonts w:ascii="Times New Roman" w:hAnsi="Times New Roman" w:cs="Times New Roman"/>
          <w:sz w:val="24"/>
          <w:szCs w:val="24"/>
        </w:rPr>
        <w:t>0/</w:t>
      </w:r>
      <w:r w:rsidR="005F68D1">
        <w:rPr>
          <w:rFonts w:ascii="Times New Roman" w:hAnsi="Times New Roman" w:cs="Times New Roman"/>
          <w:sz w:val="24"/>
          <w:szCs w:val="24"/>
        </w:rPr>
        <w:t>8</w:t>
      </w:r>
      <w:r w:rsidRPr="00970D6A">
        <w:rPr>
          <w:rFonts w:ascii="Times New Roman" w:hAnsi="Times New Roman" w:cs="Times New Roman"/>
          <w:sz w:val="24"/>
          <w:szCs w:val="24"/>
        </w:rPr>
        <w:t>0 mmHg, NĐ: 37 độ, SpO2: 96%</w:t>
      </w:r>
    </w:p>
    <w:p w:rsidRPr="00970D6A" w:rsidR="00E46597" w:rsidP="00F21994" w:rsidRDefault="00E46597" w14:paraId="1A0883F7" w14:textId="77777777">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Niêm hồng, không phù, không dấu xuất huyết</w:t>
      </w:r>
    </w:p>
    <w:p w:rsidRPr="00970D6A" w:rsidR="00E46597" w:rsidP="00F21994" w:rsidRDefault="00E46597" w14:paraId="53BB492F" w14:textId="77777777">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Chi ấm, mạch rõ</w:t>
      </w:r>
    </w:p>
    <w:p w:rsidRPr="00970D6A" w:rsidR="00E46597" w:rsidP="00F21994" w:rsidRDefault="00E46597" w14:paraId="52F38197" w14:textId="12649A9D">
      <w:pPr>
        <w:pStyle w:val="ListParagraph"/>
        <w:numPr>
          <w:ilvl w:val="1"/>
          <w:numId w:val="7"/>
        </w:numPr>
        <w:spacing w:after="0" w:line="276" w:lineRule="auto"/>
        <w:ind w:left="993" w:hanging="284"/>
        <w:jc w:val="both"/>
        <w:rPr>
          <w:rFonts w:ascii="Times New Roman" w:hAnsi="Times New Roman" w:cs="Times New Roman"/>
          <w:color w:val="FF0000"/>
          <w:sz w:val="24"/>
          <w:szCs w:val="24"/>
        </w:rPr>
      </w:pPr>
      <w:r w:rsidRPr="1F383EA0">
        <w:rPr>
          <w:rFonts w:ascii="Times New Roman" w:hAnsi="Times New Roman" w:cs="Times New Roman"/>
          <w:color w:val="FF0000"/>
          <w:sz w:val="24"/>
          <w:szCs w:val="24"/>
        </w:rPr>
        <w:t>Còn đau ngực, tính chất, mức độ đau còn bn, khó thở có không?</w:t>
      </w:r>
    </w:p>
    <w:p w:rsidRPr="00970D6A" w:rsidR="00E46597" w:rsidP="00F21994" w:rsidRDefault="00E46597" w14:paraId="62A52D0C" w14:textId="77777777">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Tĩnh mạch cổ nổi/tư thế 45 độ</w:t>
      </w:r>
    </w:p>
    <w:p w:rsidRPr="00970D6A" w:rsidR="00E46597" w:rsidP="00F21994" w:rsidRDefault="00E46597" w14:paraId="75BE1D3E" w14:textId="77777777">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Harzer (-)</w:t>
      </w:r>
    </w:p>
    <w:p w:rsidRPr="00970D6A" w:rsidR="00E46597" w:rsidP="00F21994" w:rsidRDefault="00E46597" w14:paraId="1974C558" w14:textId="77777777">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Phổi không ran</w:t>
      </w:r>
    </w:p>
    <w:p w:rsidRPr="00970D6A" w:rsidR="00E46597" w:rsidP="00F21994" w:rsidRDefault="00E46597" w14:paraId="2FC37126" w14:textId="77777777">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Bụng mềm, không điểm đau khu trú</w:t>
      </w:r>
    </w:p>
    <w:p w:rsidRPr="00970D6A" w:rsidR="00E46597" w:rsidP="00F21994" w:rsidRDefault="00E46597" w14:paraId="77D890C6" w14:textId="77777777">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Không yếu liệt chi</w:t>
      </w:r>
    </w:p>
    <w:p w:rsidRPr="00970D6A" w:rsidR="00E46597" w:rsidP="00F21994" w:rsidRDefault="00E46597" w14:paraId="4A36F131" w14:textId="77777777">
      <w:pPr>
        <w:pStyle w:val="ListParagraph"/>
        <w:numPr>
          <w:ilvl w:val="0"/>
          <w:numId w:val="7"/>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Diễn tiến sau NV:</w:t>
      </w:r>
    </w:p>
    <w:p w:rsidRPr="00E33107" w:rsidR="006E6938" w:rsidP="00FA3F29" w:rsidRDefault="00E46597" w14:paraId="789E4AE0" w14:textId="71D3A026">
      <w:pPr>
        <w:pStyle w:val="ListParagraph"/>
        <w:numPr>
          <w:ilvl w:val="1"/>
          <w:numId w:val="7"/>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Ngày 1</w:t>
      </w:r>
      <w:r w:rsidR="002F6CC2">
        <w:rPr>
          <w:rFonts w:ascii="Times New Roman" w:hAnsi="Times New Roman" w:cs="Times New Roman"/>
          <w:sz w:val="24"/>
          <w:szCs w:val="24"/>
        </w:rPr>
        <w:t>-2</w:t>
      </w:r>
      <w:r w:rsidRPr="00970D6A">
        <w:rPr>
          <w:rFonts w:ascii="Times New Roman" w:hAnsi="Times New Roman" w:cs="Times New Roman"/>
          <w:sz w:val="24"/>
          <w:szCs w:val="24"/>
        </w:rPr>
        <w:t>: hết đau ngực</w:t>
      </w:r>
      <w:r w:rsidR="00523A50">
        <w:rPr>
          <w:rFonts w:ascii="Times New Roman" w:hAnsi="Times New Roman" w:cs="Times New Roman"/>
          <w:sz w:val="24"/>
          <w:szCs w:val="24"/>
        </w:rPr>
        <w:t>.</w:t>
      </w:r>
    </w:p>
    <w:p w:rsidRPr="00970D6A" w:rsidR="00E33107" w:rsidP="00E33107" w:rsidRDefault="00E33107" w14:paraId="234BFE55" w14:textId="77777777">
      <w:pPr>
        <w:pStyle w:val="ListParagraph"/>
        <w:spacing w:after="0" w:line="276" w:lineRule="auto"/>
        <w:ind w:left="993"/>
        <w:jc w:val="both"/>
      </w:pPr>
    </w:p>
    <w:p w:rsidRPr="00970D6A" w:rsidR="00E46597" w:rsidP="00F21994" w:rsidRDefault="00E46597" w14:paraId="30D70783" w14:textId="4EDF18AE">
      <w:pPr>
        <w:pStyle w:val="ListParagraph"/>
        <w:numPr>
          <w:ilvl w:val="0"/>
          <w:numId w:val="2"/>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Tiền căn</w:t>
      </w:r>
    </w:p>
    <w:p w:rsidRPr="00970D6A" w:rsidR="00E46597" w:rsidP="00F21994" w:rsidRDefault="00E46597" w14:paraId="4447F3EC" w14:textId="514438C0">
      <w:pPr>
        <w:pStyle w:val="ListParagraph"/>
        <w:numPr>
          <w:ilvl w:val="1"/>
          <w:numId w:val="2"/>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Bản thân:</w:t>
      </w:r>
    </w:p>
    <w:p w:rsidRPr="00970D6A" w:rsidR="00E46597" w:rsidP="00F21994" w:rsidRDefault="00E46597" w14:paraId="17657B94" w14:textId="5A01A3C6">
      <w:pPr>
        <w:pStyle w:val="ListParagraph"/>
        <w:numPr>
          <w:ilvl w:val="0"/>
          <w:numId w:val="8"/>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Nội khoa:</w:t>
      </w:r>
    </w:p>
    <w:p w:rsidR="00636856" w:rsidP="00F21994" w:rsidRDefault="006369D5" w14:paraId="26BEDB96" w14:textId="73AB538C">
      <w:pPr>
        <w:pStyle w:val="ListParagraph"/>
        <w:numPr>
          <w:ilvl w:val="0"/>
          <w:numId w:val="7"/>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 xml:space="preserve">20 năm trước, bệnh nhân phát hiện tăng huyết áp, theo dõi và </w:t>
      </w:r>
      <w:r w:rsidR="00636856">
        <w:rPr>
          <w:rFonts w:ascii="Times New Roman" w:hAnsi="Times New Roman" w:cs="Times New Roman"/>
          <w:sz w:val="24"/>
          <w:szCs w:val="24"/>
        </w:rPr>
        <w:t>điều trị</w:t>
      </w:r>
      <w:r>
        <w:rPr>
          <w:rFonts w:ascii="Times New Roman" w:hAnsi="Times New Roman" w:cs="Times New Roman"/>
          <w:sz w:val="24"/>
          <w:szCs w:val="24"/>
        </w:rPr>
        <w:t xml:space="preserve"> tại BV </w:t>
      </w:r>
      <w:r w:rsidR="00C70181">
        <w:rPr>
          <w:rFonts w:ascii="Times New Roman" w:hAnsi="Times New Roman" w:cs="Times New Roman"/>
          <w:sz w:val="24"/>
          <w:szCs w:val="24"/>
        </w:rPr>
        <w:t>Bến Tre, huyết áp đ</w:t>
      </w:r>
      <w:r w:rsidR="00B00FC7">
        <w:rPr>
          <w:rFonts w:ascii="Times New Roman" w:hAnsi="Times New Roman" w:cs="Times New Roman"/>
          <w:sz w:val="24"/>
          <w:szCs w:val="24"/>
        </w:rPr>
        <w:t>o</w:t>
      </w:r>
      <w:r w:rsidR="00C70181">
        <w:rPr>
          <w:rFonts w:ascii="Times New Roman" w:hAnsi="Times New Roman" w:cs="Times New Roman"/>
          <w:sz w:val="24"/>
          <w:szCs w:val="24"/>
        </w:rPr>
        <w:t xml:space="preserve"> tại nhà từ 120-140mmHg, </w:t>
      </w:r>
      <w:r w:rsidR="00E023D0">
        <w:rPr>
          <w:rFonts w:ascii="Times New Roman" w:hAnsi="Times New Roman" w:cs="Times New Roman"/>
          <w:sz w:val="24"/>
          <w:szCs w:val="24"/>
        </w:rPr>
        <w:t xml:space="preserve">huyết áp cao nhất ghi nhận 200 mmHg. Bệnh nhân chưa từng nhập viện vì cơn tăng huyết áp. Hiện đang sử dụng </w:t>
      </w:r>
      <w:r w:rsidR="00626BB1">
        <w:rPr>
          <w:rFonts w:ascii="Times New Roman" w:hAnsi="Times New Roman" w:cs="Times New Roman"/>
          <w:sz w:val="24"/>
          <w:szCs w:val="24"/>
        </w:rPr>
        <w:t xml:space="preserve">Ibersartan </w:t>
      </w:r>
      <w:r w:rsidR="00636856">
        <w:rPr>
          <w:rFonts w:ascii="Times New Roman" w:hAnsi="Times New Roman" w:cs="Times New Roman"/>
          <w:sz w:val="24"/>
          <w:szCs w:val="24"/>
        </w:rPr>
        <w:t>150mg 1 viên uống sáng sau ăn</w:t>
      </w:r>
      <w:r w:rsidR="00A60751">
        <w:rPr>
          <w:rFonts w:ascii="Times New Roman" w:hAnsi="Times New Roman" w:cs="Times New Roman"/>
          <w:sz w:val="24"/>
          <w:szCs w:val="24"/>
        </w:rPr>
        <w:t>.</w:t>
      </w:r>
    </w:p>
    <w:p w:rsidR="006369D5" w:rsidP="00F21994" w:rsidRDefault="453A2BDC" w14:paraId="6DDA9F1E" w14:textId="4A2760E8">
      <w:pPr>
        <w:pStyle w:val="ListParagraph"/>
        <w:numPr>
          <w:ilvl w:val="0"/>
          <w:numId w:val="7"/>
        </w:numPr>
        <w:spacing w:after="0" w:line="276" w:lineRule="auto"/>
        <w:ind w:left="1276" w:hanging="283"/>
        <w:jc w:val="both"/>
        <w:rPr>
          <w:rFonts w:ascii="Times New Roman" w:hAnsi="Times New Roman" w:cs="Times New Roman"/>
          <w:sz w:val="24"/>
          <w:szCs w:val="24"/>
        </w:rPr>
      </w:pPr>
      <w:r w:rsidRPr="06D756E4">
        <w:rPr>
          <w:rFonts w:ascii="Times New Roman" w:hAnsi="Times New Roman" w:cs="Times New Roman"/>
          <w:sz w:val="24"/>
          <w:szCs w:val="24"/>
        </w:rPr>
        <w:t>10 năm trước, bệnh nhân phát hiện đái tháo đường</w:t>
      </w:r>
      <w:r w:rsidRPr="06D756E4" w:rsidR="2DF7943C">
        <w:rPr>
          <w:rFonts w:ascii="Times New Roman" w:hAnsi="Times New Roman" w:cs="Times New Roman"/>
          <w:sz w:val="24"/>
          <w:szCs w:val="24"/>
        </w:rPr>
        <w:t xml:space="preserve"> type 2</w:t>
      </w:r>
      <w:r w:rsidRPr="06D756E4">
        <w:rPr>
          <w:rFonts w:ascii="Times New Roman" w:hAnsi="Times New Roman" w:cs="Times New Roman"/>
          <w:sz w:val="24"/>
          <w:szCs w:val="24"/>
        </w:rPr>
        <w:t>, theo dõi và điều trị tại BV Bến Tre, đường huyết</w:t>
      </w:r>
      <w:r w:rsidRPr="06D756E4" w:rsidR="42102F4D">
        <w:rPr>
          <w:rFonts w:ascii="Times New Roman" w:hAnsi="Times New Roman" w:cs="Times New Roman"/>
          <w:sz w:val="24"/>
          <w:szCs w:val="24"/>
        </w:rPr>
        <w:t xml:space="preserve"> đói</w:t>
      </w:r>
      <w:r w:rsidRPr="06D756E4">
        <w:rPr>
          <w:rFonts w:ascii="Times New Roman" w:hAnsi="Times New Roman" w:cs="Times New Roman"/>
          <w:sz w:val="24"/>
          <w:szCs w:val="24"/>
        </w:rPr>
        <w:t xml:space="preserve"> mao mạch dao động từ </w:t>
      </w:r>
      <w:r w:rsidRPr="06D756E4" w:rsidR="42102F4D">
        <w:rPr>
          <w:rFonts w:ascii="Times New Roman" w:hAnsi="Times New Roman" w:cs="Times New Roman"/>
          <w:sz w:val="24"/>
          <w:szCs w:val="24"/>
        </w:rPr>
        <w:t xml:space="preserve">130-140 mg/dL, </w:t>
      </w:r>
      <w:r w:rsidRPr="06D756E4" w:rsidR="337350F1">
        <w:rPr>
          <w:rFonts w:ascii="Times New Roman" w:hAnsi="Times New Roman" w:cs="Times New Roman"/>
          <w:sz w:val="24"/>
          <w:szCs w:val="24"/>
        </w:rPr>
        <w:t xml:space="preserve">đường huyết mao mạch đói cao nhất ghi nhận 200 </w:t>
      </w:r>
      <w:r w:rsidRPr="06D756E4" w:rsidR="337350F1">
        <w:rPr>
          <w:rFonts w:ascii="Times New Roman" w:hAnsi="Times New Roman" w:cs="Times New Roman"/>
          <w:sz w:val="24"/>
          <w:szCs w:val="24"/>
        </w:rPr>
        <w:lastRenderedPageBreak/>
        <w:t xml:space="preserve">mg/dL, </w:t>
      </w:r>
      <w:r w:rsidRPr="06D756E4" w:rsidR="29127842">
        <w:rPr>
          <w:rFonts w:ascii="Times New Roman" w:hAnsi="Times New Roman" w:cs="Times New Roman"/>
          <w:sz w:val="24"/>
          <w:szCs w:val="24"/>
        </w:rPr>
        <w:t xml:space="preserve">chưa rõ HbA1c, chưa từng hạ đường huyết. Hiện tại bệnh nhân đang uống </w:t>
      </w:r>
      <w:r w:rsidRPr="06D756E4" w:rsidR="244C6DEA">
        <w:rPr>
          <w:rFonts w:ascii="Times New Roman" w:hAnsi="Times New Roman" w:cs="Times New Roman"/>
          <w:sz w:val="24"/>
          <w:szCs w:val="24"/>
        </w:rPr>
        <w:t>Diamicron</w:t>
      </w:r>
      <w:r w:rsidRPr="06D756E4" w:rsidR="25CC4678">
        <w:rPr>
          <w:rFonts w:ascii="Times New Roman" w:hAnsi="Times New Roman" w:cs="Times New Roman"/>
          <w:sz w:val="24"/>
          <w:szCs w:val="24"/>
        </w:rPr>
        <w:t xml:space="preserve"> 30mg 1 viên uống sáng </w:t>
      </w:r>
      <w:r w:rsidRPr="06D756E4" w:rsidR="3CA9582E">
        <w:rPr>
          <w:rFonts w:ascii="Times New Roman" w:hAnsi="Times New Roman" w:cs="Times New Roman"/>
          <w:sz w:val="24"/>
          <w:szCs w:val="24"/>
        </w:rPr>
        <w:t>trước</w:t>
      </w:r>
      <w:r w:rsidRPr="06D756E4" w:rsidR="25CC4678">
        <w:rPr>
          <w:rFonts w:ascii="Times New Roman" w:hAnsi="Times New Roman" w:cs="Times New Roman"/>
          <w:sz w:val="24"/>
          <w:szCs w:val="24"/>
        </w:rPr>
        <w:t xml:space="preserve"> ăn.</w:t>
      </w:r>
    </w:p>
    <w:p w:rsidR="004E6DF6" w:rsidP="00F21994" w:rsidRDefault="008A36E0" w14:paraId="5942D889" w14:textId="13F12EA2">
      <w:pPr>
        <w:pStyle w:val="ListParagraph"/>
        <w:numPr>
          <w:ilvl w:val="0"/>
          <w:numId w:val="7"/>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 xml:space="preserve">Cách đây 1 tháng, bệnh nhân đã được chọc hút tế bào tuyến giáp bằng kim nhỏ, bệnh nhân khai kết quả lành tính, chưa bổ sung giấy. </w:t>
      </w:r>
    </w:p>
    <w:p w:rsidRPr="00970D6A" w:rsidR="00E46597" w:rsidP="00F21994" w:rsidRDefault="005E6F8D" w14:paraId="2B42A440" w14:textId="50785C32">
      <w:pPr>
        <w:pStyle w:val="ListParagraph"/>
        <w:numPr>
          <w:ilvl w:val="0"/>
          <w:numId w:val="7"/>
        </w:numPr>
        <w:spacing w:after="0" w:line="276" w:lineRule="auto"/>
        <w:ind w:left="1276" w:hanging="283"/>
        <w:jc w:val="both"/>
        <w:rPr>
          <w:rFonts w:ascii="Times New Roman" w:hAnsi="Times New Roman" w:cs="Times New Roman"/>
          <w:sz w:val="24"/>
          <w:szCs w:val="24"/>
        </w:rPr>
      </w:pPr>
      <w:r w:rsidRPr="00970D6A">
        <w:rPr>
          <w:rFonts w:ascii="Times New Roman" w:hAnsi="Times New Roman" w:cs="Times New Roman"/>
          <w:sz w:val="24"/>
          <w:szCs w:val="24"/>
        </w:rPr>
        <w:t>Bệnh nhân</w:t>
      </w:r>
      <w:r w:rsidRPr="00970D6A" w:rsidR="00084D0C">
        <w:rPr>
          <w:rFonts w:ascii="Times New Roman" w:hAnsi="Times New Roman" w:cs="Times New Roman"/>
          <w:sz w:val="24"/>
          <w:szCs w:val="24"/>
        </w:rPr>
        <w:t xml:space="preserve"> chưa từng phù, chưa từng nhập viện vì đau ngực hay khó thở. </w:t>
      </w:r>
    </w:p>
    <w:p w:rsidRPr="00970D6A" w:rsidR="00E46597" w:rsidP="00F21994" w:rsidRDefault="00E46597" w14:paraId="3165A748" w14:textId="57E28968">
      <w:pPr>
        <w:pStyle w:val="ListParagraph"/>
        <w:numPr>
          <w:ilvl w:val="0"/>
          <w:numId w:val="7"/>
        </w:numPr>
        <w:spacing w:after="0" w:line="276" w:lineRule="auto"/>
        <w:ind w:left="1276"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Không ghi nhận tiền căn bệnh thận, bệnh lý </w:t>
      </w:r>
      <w:r w:rsidRPr="00970D6A" w:rsidR="005C31EA">
        <w:rPr>
          <w:rFonts w:ascii="Times New Roman" w:hAnsi="Times New Roman" w:cs="Times New Roman"/>
          <w:sz w:val="24"/>
          <w:szCs w:val="24"/>
        </w:rPr>
        <w:t xml:space="preserve">chuyển hóa hay </w:t>
      </w:r>
      <w:r w:rsidRPr="00970D6A">
        <w:rPr>
          <w:rFonts w:ascii="Times New Roman" w:hAnsi="Times New Roman" w:cs="Times New Roman"/>
          <w:sz w:val="24"/>
          <w:szCs w:val="24"/>
        </w:rPr>
        <w:t>bệnh lý ác tính</w:t>
      </w:r>
      <w:r w:rsidRPr="00970D6A" w:rsidR="005C31EA">
        <w:rPr>
          <w:rFonts w:ascii="Times New Roman" w:hAnsi="Times New Roman" w:cs="Times New Roman"/>
          <w:sz w:val="24"/>
          <w:szCs w:val="24"/>
        </w:rPr>
        <w:t>.</w:t>
      </w:r>
    </w:p>
    <w:p w:rsidRPr="00970D6A" w:rsidR="00B92CE8" w:rsidP="00F21994" w:rsidRDefault="00E46597" w14:paraId="3ADACFBE" w14:textId="6DB5AE4E">
      <w:pPr>
        <w:pStyle w:val="ListParagraph"/>
        <w:numPr>
          <w:ilvl w:val="0"/>
          <w:numId w:val="8"/>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Ngoại khoa:</w:t>
      </w:r>
      <w:r w:rsidRPr="00970D6A" w:rsidR="00B92CE8">
        <w:rPr>
          <w:rFonts w:ascii="Times New Roman" w:hAnsi="Times New Roman" w:cs="Times New Roman"/>
          <w:sz w:val="24"/>
          <w:szCs w:val="24"/>
        </w:rPr>
        <w:t xml:space="preserve"> </w:t>
      </w:r>
      <w:r w:rsidR="00C149CF">
        <w:rPr>
          <w:rFonts w:ascii="Times New Roman" w:hAnsi="Times New Roman" w:cs="Times New Roman"/>
          <w:sz w:val="24"/>
          <w:szCs w:val="24"/>
        </w:rPr>
        <w:t xml:space="preserve">Cách đây 30 năm, mổ nội soi cắt </w:t>
      </w:r>
      <w:r w:rsidR="006C73E8">
        <w:rPr>
          <w:rFonts w:ascii="Times New Roman" w:hAnsi="Times New Roman" w:cs="Times New Roman"/>
          <w:sz w:val="24"/>
          <w:szCs w:val="24"/>
          <w:lang w:val="vi-VN"/>
        </w:rPr>
        <w:t xml:space="preserve">tử cung </w:t>
      </w:r>
      <w:r w:rsidRPr="136D9D30" w:rsidR="006C73E8">
        <w:rPr>
          <w:rFonts w:ascii="Times New Roman" w:hAnsi="Times New Roman" w:cs="Times New Roman"/>
          <w:sz w:val="24"/>
          <w:szCs w:val="24"/>
          <w:lang w:val="vi-VN"/>
        </w:rPr>
        <w:t>do u xơ cơ</w:t>
      </w:r>
      <w:r w:rsidRPr="1102E802" w:rsidR="006C73E8">
        <w:rPr>
          <w:rFonts w:ascii="Times New Roman" w:hAnsi="Times New Roman" w:cs="Times New Roman"/>
          <w:sz w:val="24"/>
          <w:szCs w:val="24"/>
          <w:lang w:val="vi-VN"/>
        </w:rPr>
        <w:t xml:space="preserve"> tử cung</w:t>
      </w:r>
      <w:r w:rsidR="00F97CF0">
        <w:rPr>
          <w:rFonts w:ascii="Times New Roman" w:hAnsi="Times New Roman" w:cs="Times New Roman"/>
          <w:sz w:val="24"/>
          <w:szCs w:val="24"/>
        </w:rPr>
        <w:t>, mổ sỏi thận.</w:t>
      </w:r>
    </w:p>
    <w:p w:rsidRPr="00970D6A" w:rsidR="00E46597" w:rsidP="00F21994" w:rsidRDefault="00E46597" w14:paraId="75ED849E" w14:textId="35BAC5D4">
      <w:pPr>
        <w:pStyle w:val="ListParagraph"/>
        <w:numPr>
          <w:ilvl w:val="0"/>
          <w:numId w:val="8"/>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 xml:space="preserve">Thói quen </w:t>
      </w:r>
      <w:r w:rsidRPr="00970D6A" w:rsidR="007A76A8">
        <w:rPr>
          <w:rFonts w:ascii="Times New Roman" w:hAnsi="Times New Roman" w:cs="Times New Roman"/>
          <w:sz w:val="24"/>
          <w:szCs w:val="24"/>
        </w:rPr>
        <w:t>–</w:t>
      </w:r>
      <w:r w:rsidRPr="00970D6A">
        <w:rPr>
          <w:rFonts w:ascii="Times New Roman" w:hAnsi="Times New Roman" w:cs="Times New Roman"/>
          <w:sz w:val="24"/>
          <w:szCs w:val="24"/>
        </w:rPr>
        <w:t xml:space="preserve"> sinh hoạt:</w:t>
      </w:r>
    </w:p>
    <w:p w:rsidRPr="00970D6A" w:rsidR="00E46597" w:rsidP="00F21994" w:rsidRDefault="00F97CF0" w14:paraId="5826767B" w14:textId="279CE871">
      <w:pPr>
        <w:pStyle w:val="ListParagraph"/>
        <w:numPr>
          <w:ilvl w:val="0"/>
          <w:numId w:val="7"/>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Không hút thuốc lá, rượu bia</w:t>
      </w:r>
    </w:p>
    <w:p w:rsidR="00B92CE8" w:rsidP="00F21994" w:rsidRDefault="00F97CF0" w14:paraId="4B4D145B" w14:textId="498DEFFF">
      <w:pPr>
        <w:pStyle w:val="ListParagraph"/>
        <w:numPr>
          <w:ilvl w:val="0"/>
          <w:numId w:val="7"/>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C</w:t>
      </w:r>
      <w:r w:rsidRPr="00970D6A" w:rsidR="00B92CE8">
        <w:rPr>
          <w:rFonts w:ascii="Times New Roman" w:hAnsi="Times New Roman" w:cs="Times New Roman"/>
          <w:sz w:val="24"/>
          <w:szCs w:val="24"/>
        </w:rPr>
        <w:t>ó thói quen ăn mặn</w:t>
      </w:r>
    </w:p>
    <w:p w:rsidRPr="00970D6A" w:rsidR="00972625" w:rsidP="00F21994" w:rsidRDefault="009D55B2" w14:paraId="1FDF97B5" w14:textId="088C7518">
      <w:pPr>
        <w:pStyle w:val="ListParagraph"/>
        <w:numPr>
          <w:ilvl w:val="0"/>
          <w:numId w:val="7"/>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Không có t</w:t>
      </w:r>
      <w:r w:rsidR="00972625">
        <w:rPr>
          <w:rFonts w:ascii="Times New Roman" w:hAnsi="Times New Roman" w:cs="Times New Roman"/>
          <w:sz w:val="24"/>
          <w:szCs w:val="24"/>
        </w:rPr>
        <w:t xml:space="preserve">hói quen tập thể dục </w:t>
      </w:r>
    </w:p>
    <w:p w:rsidRPr="00970D6A" w:rsidR="00E46597" w:rsidP="00F21994" w:rsidRDefault="00E46597" w14:paraId="569C2C24" w14:textId="415E8D69">
      <w:pPr>
        <w:pStyle w:val="ListParagraph"/>
        <w:numPr>
          <w:ilvl w:val="0"/>
          <w:numId w:val="8"/>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Dị ứng: chưa ghi nhận</w:t>
      </w:r>
      <w:r w:rsidRPr="00970D6A" w:rsidR="00B92CE8">
        <w:rPr>
          <w:rFonts w:ascii="Times New Roman" w:hAnsi="Times New Roman" w:cs="Times New Roman"/>
          <w:sz w:val="24"/>
          <w:szCs w:val="24"/>
        </w:rPr>
        <w:t xml:space="preserve"> tiền căn dị ứng thuốc, thức ăn</w:t>
      </w:r>
    </w:p>
    <w:p w:rsidR="006F6367" w:rsidP="00F21994" w:rsidRDefault="00E46597" w14:paraId="052099C3" w14:textId="77777777">
      <w:pPr>
        <w:pStyle w:val="ListParagraph"/>
        <w:numPr>
          <w:ilvl w:val="1"/>
          <w:numId w:val="2"/>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Gia đình:</w:t>
      </w:r>
      <w:r w:rsidRPr="00970D6A" w:rsidR="00B754DE">
        <w:rPr>
          <w:rFonts w:ascii="Times New Roman" w:hAnsi="Times New Roman" w:cs="Times New Roman"/>
          <w:sz w:val="24"/>
          <w:szCs w:val="24"/>
        </w:rPr>
        <w:t xml:space="preserve"> </w:t>
      </w:r>
    </w:p>
    <w:p w:rsidRPr="00970D6A" w:rsidR="003146DA" w:rsidP="00FA3F29" w:rsidRDefault="009D55B2" w14:paraId="199ADD35" w14:textId="2EF56317">
      <w:pPr>
        <w:pStyle w:val="ListParagraph"/>
        <w:spacing w:after="0" w:line="276" w:lineRule="auto"/>
        <w:ind w:left="709"/>
        <w:jc w:val="both"/>
        <w:rPr>
          <w:rFonts w:ascii="Times New Roman" w:hAnsi="Times New Roman" w:cs="Times New Roman"/>
          <w:sz w:val="24"/>
          <w:szCs w:val="24"/>
        </w:rPr>
      </w:pPr>
      <w:commentRangeStart w:id="2"/>
      <w:r>
        <w:rPr>
          <w:rFonts w:ascii="Times New Roman" w:hAnsi="Times New Roman" w:cs="Times New Roman"/>
          <w:sz w:val="24"/>
          <w:szCs w:val="24"/>
        </w:rPr>
        <w:t xml:space="preserve">Chưa ghi nhận bệnh lí </w:t>
      </w:r>
      <w:r w:rsidRPr="1102E802">
        <w:rPr>
          <w:rFonts w:ascii="Times New Roman" w:hAnsi="Times New Roman" w:cs="Times New Roman"/>
          <w:sz w:val="24"/>
          <w:szCs w:val="24"/>
        </w:rPr>
        <w:t xml:space="preserve">tim mạch, ĐTĐ </w:t>
      </w:r>
      <w:r>
        <w:rPr>
          <w:rFonts w:ascii="Times New Roman" w:hAnsi="Times New Roman" w:cs="Times New Roman"/>
          <w:sz w:val="24"/>
          <w:szCs w:val="24"/>
        </w:rPr>
        <w:t>trong gia đình</w:t>
      </w:r>
      <w:commentRangeEnd w:id="2"/>
      <w:r>
        <w:rPr>
          <w:rStyle w:val="CommentReference"/>
        </w:rPr>
        <w:commentReference w:id="2"/>
      </w:r>
    </w:p>
    <w:p w:rsidRPr="00E33107" w:rsidR="00E33107" w:rsidP="00E33107" w:rsidRDefault="00E33107" w14:paraId="7251691E" w14:textId="77777777">
      <w:pPr>
        <w:spacing w:after="0" w:line="276" w:lineRule="auto"/>
        <w:jc w:val="both"/>
        <w:rPr>
          <w:rFonts w:ascii="Times New Roman" w:hAnsi="Times New Roman" w:cs="Times New Roman"/>
          <w:sz w:val="24"/>
          <w:szCs w:val="24"/>
        </w:rPr>
      </w:pPr>
    </w:p>
    <w:p w:rsidRPr="00970D6A" w:rsidR="00E46597" w:rsidP="00F21994" w:rsidRDefault="00E46597" w14:paraId="05202B6E" w14:textId="5D193D7F">
      <w:pPr>
        <w:pStyle w:val="ListParagraph"/>
        <w:numPr>
          <w:ilvl w:val="0"/>
          <w:numId w:val="2"/>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Lược qua các cơ quan</w:t>
      </w:r>
      <w:r w:rsidRPr="1F383EA0">
        <w:rPr>
          <w:rFonts w:ascii="Times New Roman" w:hAnsi="Times New Roman" w:cs="Times New Roman"/>
          <w:b/>
          <w:bCs/>
          <w:sz w:val="24"/>
          <w:szCs w:val="24"/>
        </w:rPr>
        <w:t xml:space="preserve"> (</w:t>
      </w:r>
      <w:r w:rsidRPr="1F383EA0">
        <w:rPr>
          <w:rFonts w:ascii="Times New Roman" w:hAnsi="Times New Roman" w:cs="Times New Roman"/>
          <w:b/>
          <w:bCs/>
          <w:i/>
          <w:iCs/>
          <w:sz w:val="24"/>
          <w:szCs w:val="24"/>
        </w:rPr>
        <w:t>làm gọn</w:t>
      </w:r>
      <w:r w:rsidRPr="1F383EA0">
        <w:rPr>
          <w:rFonts w:ascii="Times New Roman" w:hAnsi="Times New Roman" w:cs="Times New Roman"/>
          <w:b/>
          <w:bCs/>
          <w:sz w:val="24"/>
          <w:szCs w:val="24"/>
        </w:rPr>
        <w:t>)</w:t>
      </w:r>
    </w:p>
    <w:p w:rsidRPr="00970D6A" w:rsidR="00E46597" w:rsidP="00F21994" w:rsidRDefault="00E46597" w14:paraId="3E2EC4C5" w14:textId="77777777">
      <w:pPr>
        <w:pStyle w:val="ListParagraph"/>
        <w:numPr>
          <w:ilvl w:val="0"/>
          <w:numId w:val="7"/>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Tim mạch: không khó thở, không đau ngực, không vã mồ hôi, không đánh trống ngực</w:t>
      </w:r>
    </w:p>
    <w:p w:rsidRPr="00970D6A" w:rsidR="00E46597" w:rsidP="00F21994" w:rsidRDefault="00E46597" w14:paraId="233FA10B" w14:textId="562DE52A">
      <w:pPr>
        <w:pStyle w:val="ListParagraph"/>
        <w:numPr>
          <w:ilvl w:val="0"/>
          <w:numId w:val="7"/>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Hô hấp: </w:t>
      </w:r>
      <w:r w:rsidR="00D40C90">
        <w:rPr>
          <w:rFonts w:ascii="Times New Roman" w:hAnsi="Times New Roman" w:cs="Times New Roman"/>
          <w:sz w:val="24"/>
          <w:szCs w:val="24"/>
        </w:rPr>
        <w:t>không ho</w:t>
      </w:r>
      <w:r w:rsidRPr="00970D6A">
        <w:rPr>
          <w:rFonts w:ascii="Times New Roman" w:hAnsi="Times New Roman" w:cs="Times New Roman"/>
          <w:sz w:val="24"/>
          <w:szCs w:val="24"/>
        </w:rPr>
        <w:t>, không sổ mũi, nghẹt mũi</w:t>
      </w:r>
    </w:p>
    <w:p w:rsidRPr="00970D6A" w:rsidR="00E46597" w:rsidP="00F21994" w:rsidRDefault="00E46597" w14:paraId="5B11F6EA" w14:textId="77777777">
      <w:pPr>
        <w:pStyle w:val="ListParagraph"/>
        <w:numPr>
          <w:ilvl w:val="0"/>
          <w:numId w:val="7"/>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Tiêu hóa: không đau bụng, không tiêu chảy, tiêu phân vàng đóng khuôn</w:t>
      </w:r>
    </w:p>
    <w:p w:rsidRPr="00970D6A" w:rsidR="00E46597" w:rsidP="00F21994" w:rsidRDefault="00E46597" w14:paraId="5B3A59A1" w14:textId="014EA1CA">
      <w:pPr>
        <w:pStyle w:val="ListParagraph"/>
        <w:numPr>
          <w:ilvl w:val="0"/>
          <w:numId w:val="7"/>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Tiết niệu: </w:t>
      </w:r>
      <w:r w:rsidRPr="00970D6A" w:rsidR="00BD5834">
        <w:rPr>
          <w:rFonts w:ascii="Times New Roman" w:hAnsi="Times New Roman" w:cs="Times New Roman"/>
          <w:sz w:val="24"/>
          <w:szCs w:val="24"/>
        </w:rPr>
        <w:t>tiểu bình thường,</w:t>
      </w:r>
      <w:r w:rsidRPr="00970D6A">
        <w:rPr>
          <w:rFonts w:ascii="Times New Roman" w:hAnsi="Times New Roman" w:cs="Times New Roman"/>
          <w:sz w:val="24"/>
          <w:szCs w:val="24"/>
        </w:rPr>
        <w:t xml:space="preserve"> không tiểu gắt buốt, lắt nhắt, nước tiểu vàng trong</w:t>
      </w:r>
    </w:p>
    <w:p w:rsidRPr="00970D6A" w:rsidR="00E46597" w:rsidP="00F21994" w:rsidRDefault="00E46597" w14:paraId="688D6188" w14:textId="77777777">
      <w:pPr>
        <w:pStyle w:val="ListParagraph"/>
        <w:numPr>
          <w:ilvl w:val="0"/>
          <w:numId w:val="7"/>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Thần kinh: không đau đầu, không chóng mặt</w:t>
      </w:r>
    </w:p>
    <w:p w:rsidRPr="00970D6A" w:rsidR="00E46597" w:rsidP="00F21994" w:rsidRDefault="00E46597" w14:paraId="12E39BC4" w14:textId="77777777">
      <w:pPr>
        <w:pStyle w:val="ListParagraph"/>
        <w:numPr>
          <w:ilvl w:val="0"/>
          <w:numId w:val="7"/>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Cơ xương khớp: không đau khớp, không giới hạn vận động</w:t>
      </w:r>
    </w:p>
    <w:p w:rsidRPr="00970D6A" w:rsidR="00E33107" w:rsidP="00E33107" w:rsidRDefault="00E33107" w14:paraId="7B65E510" w14:textId="2E3AA477">
      <w:pPr>
        <w:pStyle w:val="ListParagraph"/>
        <w:spacing w:after="0" w:line="276" w:lineRule="auto"/>
        <w:ind w:left="709"/>
        <w:jc w:val="both"/>
        <w:rPr>
          <w:rFonts w:ascii="Times New Roman" w:hAnsi="Times New Roman" w:cs="Times New Roman"/>
          <w:sz w:val="24"/>
          <w:szCs w:val="24"/>
        </w:rPr>
      </w:pPr>
    </w:p>
    <w:p w:rsidRPr="00970D6A" w:rsidR="00E46597" w:rsidP="00F21994" w:rsidRDefault="00E46597" w14:paraId="3A958983" w14:textId="73757080">
      <w:pPr>
        <w:pStyle w:val="ListParagraph"/>
        <w:numPr>
          <w:ilvl w:val="0"/>
          <w:numId w:val="2"/>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 xml:space="preserve">Khám </w:t>
      </w:r>
      <w:r w:rsidRPr="00970D6A">
        <w:rPr>
          <w:rFonts w:ascii="Times New Roman" w:hAnsi="Times New Roman" w:cs="Times New Roman"/>
          <w:sz w:val="24"/>
          <w:szCs w:val="24"/>
        </w:rPr>
        <w:t xml:space="preserve">(8h ngày </w:t>
      </w:r>
      <w:r w:rsidR="004A10CD">
        <w:rPr>
          <w:rFonts w:ascii="Times New Roman" w:hAnsi="Times New Roman" w:cs="Times New Roman"/>
          <w:sz w:val="24"/>
          <w:szCs w:val="24"/>
        </w:rPr>
        <w:t>2</w:t>
      </w:r>
      <w:r w:rsidRPr="00970D6A" w:rsidR="004A10CD">
        <w:rPr>
          <w:rFonts w:ascii="Times New Roman" w:hAnsi="Times New Roman" w:cs="Times New Roman"/>
          <w:sz w:val="24"/>
          <w:szCs w:val="24"/>
        </w:rPr>
        <w:t xml:space="preserve"> </w:t>
      </w:r>
      <w:r w:rsidRPr="00970D6A" w:rsidR="00A54275">
        <w:rPr>
          <w:rFonts w:ascii="Times New Roman" w:hAnsi="Times New Roman" w:cs="Times New Roman"/>
          <w:sz w:val="24"/>
          <w:szCs w:val="24"/>
        </w:rPr>
        <w:t xml:space="preserve">sau nhập viện – </w:t>
      </w:r>
      <w:r w:rsidR="004A10CD">
        <w:rPr>
          <w:rFonts w:ascii="Times New Roman" w:hAnsi="Times New Roman" w:cs="Times New Roman"/>
          <w:sz w:val="24"/>
          <w:szCs w:val="24"/>
        </w:rPr>
        <w:t>13</w:t>
      </w:r>
      <w:r w:rsidRPr="00970D6A">
        <w:rPr>
          <w:rFonts w:ascii="Times New Roman" w:hAnsi="Times New Roman" w:cs="Times New Roman"/>
          <w:sz w:val="24"/>
          <w:szCs w:val="24"/>
        </w:rPr>
        <w:t>/06/2022)</w:t>
      </w:r>
    </w:p>
    <w:p w:rsidRPr="00970D6A" w:rsidR="00E46597" w:rsidP="00F21994" w:rsidRDefault="00E46597" w14:paraId="15C94CF2" w14:textId="68D2F164">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Tổng quát:</w:t>
      </w:r>
    </w:p>
    <w:p w:rsidRPr="00970D6A" w:rsidR="00E46597" w:rsidP="00F21994" w:rsidRDefault="00E46597" w14:paraId="66999809" w14:textId="77777777">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Tỉnh, tiếp xúc tốt</w:t>
      </w:r>
    </w:p>
    <w:p w:rsidRPr="00970D6A" w:rsidR="00E46597" w:rsidP="00F21994" w:rsidRDefault="00E46597" w14:paraId="2D6A6CFC" w14:textId="7B0290AE">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Sinh hiệu: </w:t>
      </w:r>
      <w:r w:rsidRPr="00970D6A" w:rsidR="00C12633">
        <w:rPr>
          <w:rFonts w:ascii="Times New Roman" w:hAnsi="Times New Roman" w:cs="Times New Roman"/>
          <w:sz w:val="24"/>
          <w:szCs w:val="24"/>
        </w:rPr>
        <w:t>M</w:t>
      </w:r>
      <w:r w:rsidRPr="00970D6A">
        <w:rPr>
          <w:rFonts w:ascii="Times New Roman" w:hAnsi="Times New Roman" w:cs="Times New Roman"/>
          <w:sz w:val="24"/>
          <w:szCs w:val="24"/>
        </w:rPr>
        <w:t xml:space="preserve">ạch </w:t>
      </w:r>
      <w:r w:rsidR="00E11710">
        <w:rPr>
          <w:rFonts w:ascii="Times New Roman" w:hAnsi="Times New Roman" w:cs="Times New Roman"/>
          <w:sz w:val="24"/>
          <w:szCs w:val="24"/>
        </w:rPr>
        <w:t>72l</w:t>
      </w:r>
      <w:r w:rsidRPr="00970D6A">
        <w:rPr>
          <w:rFonts w:ascii="Times New Roman" w:hAnsi="Times New Roman" w:cs="Times New Roman"/>
          <w:sz w:val="24"/>
          <w:szCs w:val="24"/>
        </w:rPr>
        <w:t>/p</w:t>
      </w:r>
      <w:r w:rsidRPr="00970D6A" w:rsidR="00C12633">
        <w:rPr>
          <w:rFonts w:ascii="Times New Roman" w:hAnsi="Times New Roman" w:cs="Times New Roman"/>
          <w:sz w:val="24"/>
          <w:szCs w:val="24"/>
        </w:rPr>
        <w:t>;</w:t>
      </w:r>
      <w:r w:rsidRPr="00970D6A">
        <w:rPr>
          <w:rFonts w:ascii="Times New Roman" w:hAnsi="Times New Roman" w:cs="Times New Roman"/>
          <w:sz w:val="24"/>
          <w:szCs w:val="24"/>
        </w:rPr>
        <w:t xml:space="preserve"> </w:t>
      </w:r>
      <w:r w:rsidRPr="00970D6A" w:rsidR="00C12633">
        <w:rPr>
          <w:rFonts w:ascii="Times New Roman" w:hAnsi="Times New Roman" w:cs="Times New Roman"/>
          <w:sz w:val="24"/>
          <w:szCs w:val="24"/>
        </w:rPr>
        <w:tab/>
      </w:r>
      <w:r w:rsidRPr="00970D6A">
        <w:rPr>
          <w:rFonts w:ascii="Times New Roman" w:hAnsi="Times New Roman" w:cs="Times New Roman"/>
          <w:sz w:val="24"/>
          <w:szCs w:val="24"/>
        </w:rPr>
        <w:t xml:space="preserve">HA </w:t>
      </w:r>
      <w:r w:rsidR="00E11710">
        <w:rPr>
          <w:rFonts w:ascii="Times New Roman" w:hAnsi="Times New Roman" w:cs="Times New Roman"/>
          <w:sz w:val="24"/>
          <w:szCs w:val="24"/>
        </w:rPr>
        <w:t>124</w:t>
      </w:r>
      <w:r w:rsidRPr="00970D6A" w:rsidR="0050775A">
        <w:rPr>
          <w:rFonts w:ascii="Times New Roman" w:hAnsi="Times New Roman" w:cs="Times New Roman"/>
          <w:sz w:val="24"/>
          <w:szCs w:val="24"/>
        </w:rPr>
        <w:t>/</w:t>
      </w:r>
      <w:r w:rsidR="00E11710">
        <w:rPr>
          <w:rFonts w:ascii="Times New Roman" w:hAnsi="Times New Roman" w:cs="Times New Roman"/>
          <w:sz w:val="24"/>
          <w:szCs w:val="24"/>
        </w:rPr>
        <w:t>74</w:t>
      </w:r>
      <w:r w:rsidRPr="00970D6A">
        <w:rPr>
          <w:rFonts w:ascii="Times New Roman" w:hAnsi="Times New Roman" w:cs="Times New Roman"/>
          <w:sz w:val="24"/>
          <w:szCs w:val="24"/>
        </w:rPr>
        <w:t xml:space="preserve"> mmHg</w:t>
      </w:r>
      <w:r w:rsidRPr="00970D6A" w:rsidR="00C12633">
        <w:rPr>
          <w:rFonts w:ascii="Times New Roman" w:hAnsi="Times New Roman" w:cs="Times New Roman"/>
          <w:sz w:val="24"/>
          <w:szCs w:val="24"/>
        </w:rPr>
        <w:t>;</w:t>
      </w:r>
      <w:r w:rsidRPr="00970D6A">
        <w:rPr>
          <w:rFonts w:ascii="Times New Roman" w:hAnsi="Times New Roman" w:cs="Times New Roman"/>
          <w:sz w:val="24"/>
          <w:szCs w:val="24"/>
        </w:rPr>
        <w:t xml:space="preserve"> </w:t>
      </w:r>
      <w:r w:rsidRPr="00970D6A" w:rsidR="00C12633">
        <w:rPr>
          <w:rFonts w:ascii="Times New Roman" w:hAnsi="Times New Roman" w:cs="Times New Roman"/>
          <w:sz w:val="24"/>
          <w:szCs w:val="24"/>
        </w:rPr>
        <w:tab/>
      </w:r>
      <w:r w:rsidRPr="00970D6A" w:rsidR="00C12633">
        <w:rPr>
          <w:rFonts w:ascii="Times New Roman" w:hAnsi="Times New Roman" w:cs="Times New Roman"/>
          <w:sz w:val="24"/>
          <w:szCs w:val="24"/>
        </w:rPr>
        <w:t>N</w:t>
      </w:r>
      <w:r w:rsidRPr="00970D6A">
        <w:rPr>
          <w:rFonts w:ascii="Times New Roman" w:hAnsi="Times New Roman" w:cs="Times New Roman"/>
          <w:sz w:val="24"/>
          <w:szCs w:val="24"/>
        </w:rPr>
        <w:t>hiệt độ 3</w:t>
      </w:r>
      <w:r w:rsidRPr="00970D6A" w:rsidR="00C12633">
        <w:rPr>
          <w:rFonts w:ascii="Times New Roman" w:hAnsi="Times New Roman" w:cs="Times New Roman"/>
          <w:sz w:val="24"/>
          <w:szCs w:val="24"/>
        </w:rPr>
        <w:t>6.</w:t>
      </w:r>
      <w:r w:rsidR="00E11710">
        <w:rPr>
          <w:rFonts w:ascii="Times New Roman" w:hAnsi="Times New Roman" w:cs="Times New Roman"/>
          <w:sz w:val="24"/>
          <w:szCs w:val="24"/>
        </w:rPr>
        <w:t>9</w:t>
      </w:r>
      <w:r w:rsidRPr="00970D6A" w:rsidR="00C12633">
        <w:rPr>
          <w:rFonts w:ascii="Times New Roman" w:hAnsi="Times New Roman" w:cs="Times New Roman"/>
          <w:sz w:val="24"/>
          <w:szCs w:val="24"/>
          <w:vertAlign w:val="superscript"/>
        </w:rPr>
        <w:t>o</w:t>
      </w:r>
      <w:r w:rsidRPr="00970D6A">
        <w:rPr>
          <w:rFonts w:ascii="Times New Roman" w:hAnsi="Times New Roman" w:cs="Times New Roman"/>
          <w:sz w:val="24"/>
          <w:szCs w:val="24"/>
        </w:rPr>
        <w:t>C</w:t>
      </w:r>
      <w:r w:rsidRPr="00970D6A" w:rsidR="00C12633">
        <w:rPr>
          <w:rFonts w:ascii="Times New Roman" w:hAnsi="Times New Roman" w:cs="Times New Roman"/>
          <w:sz w:val="24"/>
          <w:szCs w:val="24"/>
        </w:rPr>
        <w:t>;</w:t>
      </w:r>
      <w:r w:rsidRPr="00970D6A">
        <w:rPr>
          <w:rFonts w:ascii="Times New Roman" w:hAnsi="Times New Roman" w:cs="Times New Roman"/>
          <w:sz w:val="24"/>
          <w:szCs w:val="24"/>
        </w:rPr>
        <w:t xml:space="preserve"> </w:t>
      </w:r>
      <w:r w:rsidRPr="00970D6A" w:rsidR="00C12633">
        <w:rPr>
          <w:rFonts w:ascii="Times New Roman" w:hAnsi="Times New Roman" w:cs="Times New Roman"/>
          <w:sz w:val="24"/>
          <w:szCs w:val="24"/>
        </w:rPr>
        <w:tab/>
      </w:r>
      <w:r w:rsidRPr="00970D6A" w:rsidR="00C12633">
        <w:rPr>
          <w:rFonts w:ascii="Times New Roman" w:hAnsi="Times New Roman" w:cs="Times New Roman"/>
          <w:sz w:val="24"/>
          <w:szCs w:val="24"/>
        </w:rPr>
        <w:t>Nhịp</w:t>
      </w:r>
      <w:r w:rsidRPr="00970D6A">
        <w:rPr>
          <w:rFonts w:ascii="Times New Roman" w:hAnsi="Times New Roman" w:cs="Times New Roman"/>
          <w:sz w:val="24"/>
          <w:szCs w:val="24"/>
        </w:rPr>
        <w:t xml:space="preserve"> thở 20 l/p</w:t>
      </w:r>
    </w:p>
    <w:p w:rsidRPr="00970D6A" w:rsidR="00E46597" w:rsidP="00F21994" w:rsidRDefault="00E46597" w14:paraId="66E3BF9C" w14:textId="69AFBE6A">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Chiều cao: </w:t>
      </w:r>
      <w:r w:rsidRPr="00970D6A" w:rsidR="00C01C6F">
        <w:rPr>
          <w:rFonts w:ascii="Times New Roman" w:hAnsi="Times New Roman" w:cs="Times New Roman"/>
          <w:sz w:val="24"/>
          <w:szCs w:val="24"/>
        </w:rPr>
        <w:t>1</w:t>
      </w:r>
      <w:r w:rsidR="00E11710">
        <w:rPr>
          <w:rFonts w:ascii="Times New Roman" w:hAnsi="Times New Roman" w:cs="Times New Roman"/>
          <w:sz w:val="24"/>
          <w:szCs w:val="24"/>
        </w:rPr>
        <w:t>5</w:t>
      </w:r>
      <w:r w:rsidRPr="00970D6A" w:rsidR="00C01C6F">
        <w:rPr>
          <w:rFonts w:ascii="Times New Roman" w:hAnsi="Times New Roman" w:cs="Times New Roman"/>
          <w:sz w:val="24"/>
          <w:szCs w:val="24"/>
        </w:rPr>
        <w:t>5</w:t>
      </w:r>
      <w:r w:rsidRPr="00970D6A">
        <w:rPr>
          <w:rFonts w:ascii="Times New Roman" w:hAnsi="Times New Roman" w:cs="Times New Roman"/>
          <w:sz w:val="24"/>
          <w:szCs w:val="24"/>
        </w:rPr>
        <w:t>cm</w:t>
      </w:r>
      <w:r w:rsidRPr="00970D6A" w:rsidR="00C01C6F">
        <w:rPr>
          <w:rFonts w:ascii="Times New Roman" w:hAnsi="Times New Roman" w:cs="Times New Roman"/>
          <w:sz w:val="24"/>
          <w:szCs w:val="24"/>
        </w:rPr>
        <w:t>;</w:t>
      </w:r>
      <w:r>
        <w:tab/>
      </w:r>
      <w:r>
        <w:tab/>
      </w:r>
      <w:r w:rsidRPr="00970D6A">
        <w:rPr>
          <w:rFonts w:ascii="Times New Roman" w:hAnsi="Times New Roman" w:cs="Times New Roman"/>
          <w:sz w:val="24"/>
          <w:szCs w:val="24"/>
        </w:rPr>
        <w:t xml:space="preserve">Cân nặng: </w:t>
      </w:r>
      <w:r w:rsidR="00E11710">
        <w:rPr>
          <w:rFonts w:ascii="Times New Roman" w:hAnsi="Times New Roman" w:cs="Times New Roman"/>
          <w:sz w:val="24"/>
          <w:szCs w:val="24"/>
        </w:rPr>
        <w:t>75</w:t>
      </w:r>
      <w:r w:rsidRPr="00970D6A">
        <w:rPr>
          <w:rFonts w:ascii="Times New Roman" w:hAnsi="Times New Roman" w:cs="Times New Roman"/>
          <w:sz w:val="24"/>
          <w:szCs w:val="24"/>
        </w:rPr>
        <w:t>kg</w:t>
      </w:r>
      <w:r w:rsidR="00E11710">
        <w:tab/>
      </w:r>
      <w:r w:rsidR="00E11710">
        <w:rPr>
          <w:rFonts w:ascii="Times New Roman" w:hAnsi="Times New Roman" w:cs="Times New Roman"/>
          <w:sz w:val="24"/>
          <w:szCs w:val="24"/>
        </w:rPr>
        <w:t xml:space="preserve">BMI: </w:t>
      </w:r>
      <w:r w:rsidR="00471212">
        <w:rPr>
          <w:rFonts w:ascii="Times New Roman" w:hAnsi="Times New Roman" w:cs="Times New Roman"/>
          <w:sz w:val="24"/>
          <w:szCs w:val="24"/>
        </w:rPr>
        <w:t xml:space="preserve"> kg/m</w:t>
      </w:r>
      <w:r w:rsidR="00471212">
        <w:rPr>
          <w:rFonts w:ascii="Times New Roman" w:hAnsi="Times New Roman" w:cs="Times New Roman"/>
          <w:sz w:val="24"/>
          <w:szCs w:val="24"/>
          <w:vertAlign w:val="superscript"/>
        </w:rPr>
        <w:t>2</w:t>
      </w:r>
    </w:p>
    <w:p w:rsidRPr="00FE2829" w:rsidR="003E3E09" w:rsidP="00084A13" w:rsidRDefault="00E46597" w14:paraId="3273E2FA" w14:textId="65E6A568">
      <w:pPr>
        <w:pStyle w:val="ListParagraph"/>
        <w:numPr>
          <w:ilvl w:val="0"/>
          <w:numId w:val="7"/>
        </w:numPr>
        <w:spacing w:after="0" w:line="276" w:lineRule="auto"/>
        <w:ind w:left="993" w:hanging="283"/>
        <w:jc w:val="both"/>
        <w:rPr>
          <w:rFonts w:ascii="Times New Roman" w:hAnsi="Times New Roman" w:cs="Times New Roman"/>
          <w:sz w:val="24"/>
          <w:szCs w:val="24"/>
        </w:rPr>
      </w:pPr>
      <w:r w:rsidRPr="00FE2829">
        <w:rPr>
          <w:rFonts w:ascii="Times New Roman" w:hAnsi="Times New Roman" w:cs="Times New Roman"/>
          <w:sz w:val="24"/>
          <w:szCs w:val="24"/>
        </w:rPr>
        <w:t>Da niêm hồng, không xuất huyết, không tuần hoàn bàng hệ, không sao mạch</w:t>
      </w:r>
      <w:r w:rsidRPr="00FE2829" w:rsidR="00FE2829">
        <w:rPr>
          <w:rFonts w:ascii="Times New Roman" w:hAnsi="Times New Roman" w:cs="Times New Roman"/>
          <w:sz w:val="24"/>
          <w:szCs w:val="24"/>
        </w:rPr>
        <w:t xml:space="preserve">, </w:t>
      </w:r>
      <w:r w:rsidR="00FE2829">
        <w:rPr>
          <w:rFonts w:ascii="Times New Roman" w:hAnsi="Times New Roman" w:cs="Times New Roman"/>
          <w:sz w:val="24"/>
          <w:szCs w:val="24"/>
        </w:rPr>
        <w:t>k</w:t>
      </w:r>
      <w:r w:rsidRPr="00FE2829" w:rsidR="00F209F2">
        <w:rPr>
          <w:rFonts w:ascii="Times New Roman" w:hAnsi="Times New Roman" w:cs="Times New Roman"/>
          <w:sz w:val="24"/>
          <w:szCs w:val="24"/>
        </w:rPr>
        <w:t>hông lòng bàn tay son.</w:t>
      </w:r>
    </w:p>
    <w:p w:rsidRPr="00970D6A" w:rsidR="00E46597" w:rsidP="00F21994" w:rsidRDefault="00E46597" w14:paraId="47770837" w14:textId="1550D32E">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Không phù, không dấu mất nước.</w:t>
      </w:r>
    </w:p>
    <w:p w:rsidRPr="00970D6A" w:rsidR="00E46597" w:rsidP="00F21994" w:rsidRDefault="00E46597" w14:paraId="3C830CC8" w14:textId="50C8573E">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Đầu mặt cổ:</w:t>
      </w:r>
    </w:p>
    <w:p w:rsidRPr="00970D6A" w:rsidR="00E46597" w:rsidP="00F21994" w:rsidRDefault="00E46597" w14:paraId="0A8E3697" w14:textId="5F9ABBB5">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Mặt cân đối, không biến dạng</w:t>
      </w:r>
    </w:p>
    <w:p w:rsidRPr="00970D6A" w:rsidR="00E46597" w:rsidP="00F21994" w:rsidRDefault="00E46597" w14:paraId="0CD101D8" w14:textId="77777777">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Không vàng da, vàng mắt</w:t>
      </w:r>
    </w:p>
    <w:p w:rsidRPr="00970D6A" w:rsidR="00E46597" w:rsidP="00F21994" w:rsidRDefault="00E46597" w14:paraId="49407DC8" w14:textId="6DA37D7D">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Môi không khô, lưỡi không dơ</w:t>
      </w:r>
    </w:p>
    <w:p w:rsidRPr="00970D6A" w:rsidR="00E46597" w:rsidP="00F21994" w:rsidRDefault="00E46597" w14:paraId="4A2631FB" w14:textId="77777777">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Khí quản không lệch</w:t>
      </w:r>
    </w:p>
    <w:p w:rsidRPr="00970D6A" w:rsidR="00E46597" w:rsidP="00F21994" w:rsidRDefault="00E46597" w14:paraId="3658393C" w14:textId="08FD7729">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Tuyến giáp </w:t>
      </w:r>
      <w:r w:rsidR="00CB3B52">
        <w:rPr>
          <w:rFonts w:ascii="Times New Roman" w:hAnsi="Times New Roman" w:cs="Times New Roman"/>
          <w:sz w:val="24"/>
          <w:szCs w:val="24"/>
        </w:rPr>
        <w:t>lớn</w:t>
      </w:r>
      <w:r w:rsidR="005C5FE1">
        <w:rPr>
          <w:rFonts w:ascii="Times New Roman" w:hAnsi="Times New Roman" w:cs="Times New Roman"/>
          <w:sz w:val="24"/>
          <w:szCs w:val="24"/>
        </w:rPr>
        <w:t>, kích thước 8x4cm, mật độ mềm, di động khi nuốt.</w:t>
      </w:r>
    </w:p>
    <w:p w:rsidRPr="00970D6A" w:rsidR="00E46597" w:rsidP="00F21994" w:rsidRDefault="00E46597" w14:paraId="71987E79" w14:textId="77777777">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Hạch ngoại biên không sờ chạm</w:t>
      </w:r>
    </w:p>
    <w:p w:rsidRPr="00970D6A" w:rsidR="00E46597" w:rsidP="00F21994" w:rsidRDefault="000C629B" w14:paraId="0238D355" w14:textId="57B1D902">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Tĩnh mạch</w:t>
      </w:r>
      <w:r w:rsidRPr="00970D6A" w:rsidR="00E46597">
        <w:rPr>
          <w:rFonts w:ascii="Times New Roman" w:hAnsi="Times New Roman" w:cs="Times New Roman"/>
          <w:sz w:val="24"/>
          <w:szCs w:val="24"/>
        </w:rPr>
        <w:t xml:space="preserve"> </w:t>
      </w:r>
      <w:r w:rsidRPr="2891ABD0" w:rsidR="00E46597">
        <w:rPr>
          <w:rFonts w:ascii="Times New Roman" w:hAnsi="Times New Roman" w:cs="Times New Roman"/>
          <w:sz w:val="24"/>
          <w:szCs w:val="24"/>
        </w:rPr>
        <w:t>cảnh</w:t>
      </w:r>
      <w:r w:rsidRPr="00970D6A">
        <w:rPr>
          <w:rFonts w:ascii="Times New Roman" w:hAnsi="Times New Roman" w:cs="Times New Roman"/>
          <w:sz w:val="24"/>
          <w:szCs w:val="24"/>
        </w:rPr>
        <w:t xml:space="preserve"> không</w:t>
      </w:r>
      <w:r w:rsidRPr="00970D6A" w:rsidR="00E46597">
        <w:rPr>
          <w:rFonts w:ascii="Times New Roman" w:hAnsi="Times New Roman" w:cs="Times New Roman"/>
          <w:sz w:val="24"/>
          <w:szCs w:val="24"/>
        </w:rPr>
        <w:t xml:space="preserve"> nổi</w:t>
      </w:r>
      <w:r w:rsidRPr="00970D6A">
        <w:rPr>
          <w:rFonts w:ascii="Times New Roman" w:hAnsi="Times New Roman" w:cs="Times New Roman"/>
          <w:sz w:val="24"/>
          <w:szCs w:val="24"/>
        </w:rPr>
        <w:t xml:space="preserve"> ở tư thế 45</w:t>
      </w:r>
      <w:r w:rsidRPr="00970D6A">
        <w:rPr>
          <w:rFonts w:ascii="Times New Roman" w:hAnsi="Times New Roman" w:cs="Times New Roman"/>
          <w:sz w:val="24"/>
          <w:szCs w:val="24"/>
          <w:vertAlign w:val="superscript"/>
        </w:rPr>
        <w:t>o</w:t>
      </w:r>
      <w:r w:rsidRPr="00970D6A" w:rsidR="0007515B">
        <w:rPr>
          <w:rFonts w:ascii="Times New Roman" w:hAnsi="Times New Roman" w:cs="Times New Roman"/>
          <w:sz w:val="24"/>
          <w:szCs w:val="24"/>
        </w:rPr>
        <w:t>.</w:t>
      </w:r>
    </w:p>
    <w:p w:rsidRPr="00970D6A" w:rsidR="00E46597" w:rsidP="00F21994" w:rsidRDefault="00E46597" w14:paraId="5B0BFC55" w14:textId="164B2FCF">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Lồng ngực:</w:t>
      </w:r>
    </w:p>
    <w:p w:rsidRPr="00970D6A" w:rsidR="007660FE" w:rsidP="00F21994" w:rsidRDefault="004068FB" w14:paraId="70B72B98" w14:textId="3DC13806">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Lồng ngực </w:t>
      </w:r>
      <w:r w:rsidRPr="00970D6A" w:rsidR="007660FE">
        <w:rPr>
          <w:rFonts w:ascii="Times New Roman" w:hAnsi="Times New Roman" w:cs="Times New Roman"/>
          <w:sz w:val="24"/>
          <w:szCs w:val="24"/>
        </w:rPr>
        <w:t>hai</w:t>
      </w:r>
      <w:r w:rsidRPr="00970D6A">
        <w:rPr>
          <w:rFonts w:ascii="Times New Roman" w:hAnsi="Times New Roman" w:cs="Times New Roman"/>
          <w:sz w:val="24"/>
          <w:szCs w:val="24"/>
        </w:rPr>
        <w:t xml:space="preserve"> bên cân đối</w:t>
      </w:r>
      <w:r w:rsidRPr="00970D6A" w:rsidR="00E46597">
        <w:rPr>
          <w:rFonts w:ascii="Times New Roman" w:hAnsi="Times New Roman" w:cs="Times New Roman"/>
          <w:sz w:val="24"/>
          <w:szCs w:val="24"/>
        </w:rPr>
        <w:t xml:space="preserve">, di động đều </w:t>
      </w:r>
      <w:r w:rsidR="00FE2829">
        <w:rPr>
          <w:rFonts w:ascii="Times New Roman" w:hAnsi="Times New Roman" w:cs="Times New Roman"/>
          <w:sz w:val="24"/>
          <w:szCs w:val="24"/>
        </w:rPr>
        <w:t xml:space="preserve">theo </w:t>
      </w:r>
      <w:r w:rsidRPr="00970D6A" w:rsidR="00E46597">
        <w:rPr>
          <w:rFonts w:ascii="Times New Roman" w:hAnsi="Times New Roman" w:cs="Times New Roman"/>
          <w:sz w:val="24"/>
          <w:szCs w:val="24"/>
        </w:rPr>
        <w:t>nhịp thở,</w:t>
      </w:r>
      <w:r w:rsidRPr="00970D6A" w:rsidR="00F15679">
        <w:rPr>
          <w:rFonts w:ascii="Times New Roman" w:hAnsi="Times New Roman" w:cs="Times New Roman"/>
          <w:sz w:val="24"/>
          <w:szCs w:val="24"/>
        </w:rPr>
        <w:t xml:space="preserve"> không sẹo,</w:t>
      </w:r>
      <w:r w:rsidRPr="00970D6A" w:rsidR="00E46597">
        <w:rPr>
          <w:rFonts w:ascii="Times New Roman" w:hAnsi="Times New Roman" w:cs="Times New Roman"/>
          <w:sz w:val="24"/>
          <w:szCs w:val="24"/>
        </w:rPr>
        <w:t xml:space="preserve"> không sao mạch, không tuần hoàn bàng hệ.</w:t>
      </w:r>
    </w:p>
    <w:p w:rsidRPr="00970D6A" w:rsidR="00E46597" w:rsidP="00F21994" w:rsidRDefault="00E46597" w14:paraId="1BE73F18" w14:textId="6627C748">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Tim:</w:t>
      </w:r>
    </w:p>
    <w:p w:rsidRPr="00970D6A" w:rsidR="00E46597" w:rsidP="00F21994" w:rsidRDefault="00E46597" w14:paraId="116C2ADA" w14:textId="38259B0F">
      <w:pPr>
        <w:pStyle w:val="ListParagraph"/>
        <w:numPr>
          <w:ilvl w:val="1"/>
          <w:numId w:val="7"/>
        </w:numPr>
        <w:spacing w:after="0" w:line="276" w:lineRule="auto"/>
        <w:ind w:left="1276" w:hanging="284"/>
        <w:jc w:val="both"/>
        <w:rPr>
          <w:rFonts w:ascii="Times New Roman" w:hAnsi="Times New Roman" w:cs="Times New Roman"/>
          <w:sz w:val="24"/>
          <w:szCs w:val="24"/>
        </w:rPr>
      </w:pPr>
      <w:r w:rsidRPr="1F383EA0">
        <w:rPr>
          <w:rFonts w:ascii="Times New Roman" w:hAnsi="Times New Roman" w:cs="Times New Roman"/>
          <w:b/>
          <w:i/>
          <w:sz w:val="24"/>
          <w:szCs w:val="24"/>
        </w:rPr>
        <w:t>Mỏm tim ở khoang liên sườn V đường nách trước</w:t>
      </w:r>
      <w:r w:rsidRPr="1F383EA0" w:rsidR="005772A3">
        <w:rPr>
          <w:rFonts w:ascii="Times New Roman" w:hAnsi="Times New Roman" w:cs="Times New Roman"/>
          <w:b/>
          <w:i/>
          <w:sz w:val="24"/>
          <w:szCs w:val="24"/>
        </w:rPr>
        <w:t>, diện đập 2x2cm</w:t>
      </w:r>
      <w:r w:rsidRPr="00970D6A" w:rsidR="005772A3">
        <w:rPr>
          <w:rFonts w:ascii="Times New Roman" w:hAnsi="Times New Roman" w:cs="Times New Roman"/>
          <w:sz w:val="24"/>
          <w:szCs w:val="24"/>
        </w:rPr>
        <w:t>.</w:t>
      </w:r>
    </w:p>
    <w:p w:rsidRPr="00970D6A" w:rsidR="00E46597" w:rsidP="00F21994" w:rsidRDefault="00DA61F2" w14:paraId="7DB4AA55" w14:textId="6E127CC8">
      <w:pPr>
        <w:pStyle w:val="ListParagraph"/>
        <w:numPr>
          <w:ilvl w:val="1"/>
          <w:numId w:val="7"/>
        </w:numPr>
        <w:spacing w:after="0" w:line="276" w:lineRule="auto"/>
        <w:ind w:left="1276" w:hanging="284"/>
        <w:jc w:val="both"/>
        <w:rPr>
          <w:rFonts w:ascii="Times New Roman" w:hAnsi="Times New Roman" w:cs="Times New Roman"/>
          <w:sz w:val="24"/>
          <w:szCs w:val="24"/>
        </w:rPr>
      </w:pPr>
      <w:r w:rsidRPr="00970D6A">
        <w:rPr>
          <w:rFonts w:ascii="Times New Roman" w:hAnsi="Times New Roman" w:cs="Times New Roman"/>
          <w:sz w:val="24"/>
          <w:szCs w:val="24"/>
          <w:lang w:val="vi-VN"/>
        </w:rPr>
        <w:t>Không ổ đập bất thường, dấu Hardzer (-), dấu nẩy trước ngực (-).</w:t>
      </w:r>
    </w:p>
    <w:p w:rsidRPr="00970D6A" w:rsidR="00864FB2" w:rsidP="00F21994" w:rsidRDefault="00054E07" w14:paraId="77BF19BA" w14:textId="7330F331">
      <w:pPr>
        <w:pStyle w:val="ListParagraph"/>
        <w:numPr>
          <w:ilvl w:val="1"/>
          <w:numId w:val="7"/>
        </w:numPr>
        <w:spacing w:after="0" w:line="276" w:lineRule="auto"/>
        <w:ind w:left="1276" w:hanging="284"/>
        <w:jc w:val="both"/>
        <w:rPr>
          <w:rFonts w:ascii="Times New Roman" w:hAnsi="Times New Roman" w:cs="Times New Roman"/>
          <w:sz w:val="24"/>
          <w:szCs w:val="24"/>
        </w:rPr>
      </w:pPr>
      <w:r w:rsidRPr="00970D6A">
        <w:rPr>
          <w:rFonts w:ascii="Times New Roman" w:hAnsi="Times New Roman" w:cs="Times New Roman"/>
          <w:sz w:val="24"/>
          <w:szCs w:val="24"/>
        </w:rPr>
        <w:lastRenderedPageBreak/>
        <w:t xml:space="preserve">Tim </w:t>
      </w:r>
      <w:r w:rsidRPr="00970D6A" w:rsidR="00E46597">
        <w:rPr>
          <w:rFonts w:ascii="Times New Roman" w:hAnsi="Times New Roman" w:cs="Times New Roman"/>
          <w:sz w:val="24"/>
          <w:szCs w:val="24"/>
        </w:rPr>
        <w:t>đều</w:t>
      </w:r>
      <w:r w:rsidRPr="00970D6A">
        <w:rPr>
          <w:rFonts w:ascii="Times New Roman" w:hAnsi="Times New Roman" w:cs="Times New Roman"/>
          <w:sz w:val="24"/>
          <w:szCs w:val="24"/>
        </w:rPr>
        <w:t xml:space="preserve">, </w:t>
      </w:r>
      <w:r w:rsidRPr="00970D6A" w:rsidR="00E46597">
        <w:rPr>
          <w:rFonts w:ascii="Times New Roman" w:hAnsi="Times New Roman" w:cs="Times New Roman"/>
          <w:sz w:val="24"/>
          <w:szCs w:val="24"/>
        </w:rPr>
        <w:t xml:space="preserve">tần số </w:t>
      </w:r>
      <w:r w:rsidR="005C5FE1">
        <w:rPr>
          <w:rFonts w:ascii="Times New Roman" w:hAnsi="Times New Roman" w:cs="Times New Roman"/>
          <w:sz w:val="24"/>
          <w:szCs w:val="24"/>
        </w:rPr>
        <w:t>80</w:t>
      </w:r>
      <w:r w:rsidRPr="00970D6A" w:rsidR="005C5FE1">
        <w:rPr>
          <w:rFonts w:ascii="Times New Roman" w:hAnsi="Times New Roman" w:cs="Times New Roman"/>
          <w:sz w:val="24"/>
          <w:szCs w:val="24"/>
        </w:rPr>
        <w:t xml:space="preserve"> </w:t>
      </w:r>
      <w:r w:rsidRPr="00970D6A" w:rsidR="00E46597">
        <w:rPr>
          <w:rFonts w:ascii="Times New Roman" w:hAnsi="Times New Roman" w:cs="Times New Roman"/>
          <w:sz w:val="24"/>
          <w:szCs w:val="24"/>
        </w:rPr>
        <w:t>lần/phút</w:t>
      </w:r>
      <w:r w:rsidRPr="00970D6A" w:rsidR="00864FB2">
        <w:rPr>
          <w:rFonts w:ascii="Times New Roman" w:hAnsi="Times New Roman" w:cs="Times New Roman"/>
          <w:sz w:val="24"/>
          <w:szCs w:val="24"/>
        </w:rPr>
        <w:t xml:space="preserve">. </w:t>
      </w:r>
      <w:r w:rsidRPr="00970D6A" w:rsidR="00E46597">
        <w:rPr>
          <w:rFonts w:ascii="Times New Roman" w:hAnsi="Times New Roman" w:cs="Times New Roman"/>
          <w:sz w:val="24"/>
          <w:szCs w:val="24"/>
        </w:rPr>
        <w:t>T1, T2</w:t>
      </w:r>
      <w:r w:rsidRPr="00970D6A" w:rsidR="00864FB2">
        <w:rPr>
          <w:rFonts w:ascii="Times New Roman" w:hAnsi="Times New Roman" w:cs="Times New Roman"/>
          <w:sz w:val="24"/>
          <w:szCs w:val="24"/>
        </w:rPr>
        <w:t xml:space="preserve"> rõ</w:t>
      </w:r>
      <w:r w:rsidR="005C5FE1">
        <w:rPr>
          <w:rFonts w:ascii="Times New Roman" w:hAnsi="Times New Roman" w:cs="Times New Roman"/>
          <w:sz w:val="24"/>
          <w:szCs w:val="24"/>
        </w:rPr>
        <w:t>.</w:t>
      </w:r>
    </w:p>
    <w:p w:rsidRPr="00970D6A" w:rsidR="00E46597" w:rsidP="00F21994" w:rsidRDefault="00864FB2" w14:paraId="16F7877A" w14:textId="7D5BF5F3">
      <w:pPr>
        <w:pStyle w:val="ListParagraph"/>
        <w:numPr>
          <w:ilvl w:val="1"/>
          <w:numId w:val="7"/>
        </w:numPr>
        <w:spacing w:after="0" w:line="276" w:lineRule="auto"/>
        <w:ind w:left="1276" w:hanging="284"/>
        <w:jc w:val="both"/>
        <w:rPr>
          <w:rFonts w:ascii="Times New Roman" w:hAnsi="Times New Roman" w:cs="Times New Roman"/>
          <w:sz w:val="24"/>
          <w:szCs w:val="24"/>
        </w:rPr>
      </w:pPr>
      <w:r w:rsidRPr="00970D6A">
        <w:rPr>
          <w:rFonts w:ascii="Times New Roman" w:hAnsi="Times New Roman" w:cs="Times New Roman"/>
          <w:sz w:val="24"/>
          <w:szCs w:val="24"/>
        </w:rPr>
        <w:t>Không</w:t>
      </w:r>
      <w:r w:rsidRPr="00970D6A" w:rsidR="00E46597">
        <w:rPr>
          <w:rFonts w:ascii="Times New Roman" w:hAnsi="Times New Roman" w:cs="Times New Roman"/>
          <w:sz w:val="24"/>
          <w:szCs w:val="24"/>
        </w:rPr>
        <w:t xml:space="preserve"> âm thổi</w:t>
      </w:r>
      <w:r w:rsidRPr="00970D6A">
        <w:rPr>
          <w:rFonts w:ascii="Times New Roman" w:hAnsi="Times New Roman" w:cs="Times New Roman"/>
          <w:sz w:val="24"/>
          <w:szCs w:val="24"/>
        </w:rPr>
        <w:t>.</w:t>
      </w:r>
    </w:p>
    <w:p w:rsidRPr="00970D6A" w:rsidR="00D2141F" w:rsidP="00F21994" w:rsidRDefault="00E46597" w14:paraId="1B4674DD" w14:textId="77777777">
      <w:pPr>
        <w:pStyle w:val="ListParagraph"/>
        <w:numPr>
          <w:ilvl w:val="0"/>
          <w:numId w:val="7"/>
        </w:numPr>
        <w:spacing w:after="0" w:line="276" w:lineRule="auto"/>
        <w:ind w:left="993" w:hanging="283"/>
        <w:jc w:val="both"/>
        <w:rPr>
          <w:rFonts w:ascii="Times New Roman" w:hAnsi="Times New Roman" w:cs="Times New Roman"/>
          <w:sz w:val="24"/>
          <w:szCs w:val="24"/>
        </w:rPr>
      </w:pPr>
      <w:r w:rsidRPr="00970D6A">
        <w:rPr>
          <w:rFonts w:ascii="Times New Roman" w:hAnsi="Times New Roman" w:cs="Times New Roman"/>
          <w:sz w:val="24"/>
          <w:szCs w:val="24"/>
        </w:rPr>
        <w:t xml:space="preserve">Phổi: </w:t>
      </w:r>
    </w:p>
    <w:p w:rsidRPr="00970D6A" w:rsidR="003E6610" w:rsidP="00F21994" w:rsidRDefault="003E6610" w14:paraId="2E35BC7B" w14:textId="50C77F98">
      <w:pPr>
        <w:pStyle w:val="ListParagraph"/>
        <w:numPr>
          <w:ilvl w:val="1"/>
          <w:numId w:val="7"/>
        </w:numPr>
        <w:spacing w:after="0" w:line="276" w:lineRule="auto"/>
        <w:ind w:left="1276" w:hanging="284"/>
        <w:jc w:val="both"/>
        <w:rPr>
          <w:rFonts w:ascii="Times New Roman" w:hAnsi="Times New Roman" w:cs="Times New Roman"/>
          <w:sz w:val="24"/>
          <w:szCs w:val="24"/>
        </w:rPr>
      </w:pPr>
      <w:r w:rsidRPr="00970D6A">
        <w:rPr>
          <w:rFonts w:ascii="Times New Roman" w:hAnsi="Times New Roman" w:cs="Times New Roman"/>
          <w:sz w:val="24"/>
          <w:szCs w:val="24"/>
        </w:rPr>
        <w:t>Rung</w:t>
      </w:r>
      <w:r w:rsidRPr="00970D6A" w:rsidR="00E46597">
        <w:rPr>
          <w:rFonts w:ascii="Times New Roman" w:hAnsi="Times New Roman" w:cs="Times New Roman"/>
          <w:sz w:val="24"/>
          <w:szCs w:val="24"/>
        </w:rPr>
        <w:t xml:space="preserve"> thanh đều 2 bên</w:t>
      </w:r>
    </w:p>
    <w:p w:rsidRPr="00970D6A" w:rsidR="003E6610" w:rsidP="00F21994" w:rsidRDefault="003E6610" w14:paraId="227A6077" w14:textId="38C7B40D">
      <w:pPr>
        <w:pStyle w:val="ListParagraph"/>
        <w:numPr>
          <w:ilvl w:val="1"/>
          <w:numId w:val="7"/>
        </w:numPr>
        <w:spacing w:after="0" w:line="276" w:lineRule="auto"/>
        <w:ind w:left="1276" w:hanging="284"/>
        <w:jc w:val="both"/>
        <w:rPr>
          <w:rFonts w:ascii="Times New Roman" w:hAnsi="Times New Roman" w:cs="Times New Roman"/>
          <w:sz w:val="24"/>
          <w:szCs w:val="24"/>
        </w:rPr>
      </w:pPr>
      <w:r w:rsidRPr="00970D6A">
        <w:rPr>
          <w:rFonts w:ascii="Times New Roman" w:hAnsi="Times New Roman" w:cs="Times New Roman"/>
          <w:sz w:val="24"/>
          <w:szCs w:val="24"/>
        </w:rPr>
        <w:t>G</w:t>
      </w:r>
      <w:r w:rsidRPr="00970D6A" w:rsidR="00E46597">
        <w:rPr>
          <w:rFonts w:ascii="Times New Roman" w:hAnsi="Times New Roman" w:cs="Times New Roman"/>
          <w:sz w:val="24"/>
          <w:szCs w:val="24"/>
        </w:rPr>
        <w:t>õ trong</w:t>
      </w:r>
      <w:r w:rsidRPr="00970D6A">
        <w:rPr>
          <w:rFonts w:ascii="Times New Roman" w:hAnsi="Times New Roman" w:cs="Times New Roman"/>
          <w:sz w:val="24"/>
          <w:szCs w:val="24"/>
        </w:rPr>
        <w:t xml:space="preserve"> khắp phổi</w:t>
      </w:r>
    </w:p>
    <w:p w:rsidRPr="00970D6A" w:rsidR="00E46597" w:rsidP="00F21994" w:rsidRDefault="003E6610" w14:paraId="31150BE4" w14:textId="1AE1F086">
      <w:pPr>
        <w:pStyle w:val="ListParagraph"/>
        <w:numPr>
          <w:ilvl w:val="1"/>
          <w:numId w:val="7"/>
        </w:numPr>
        <w:spacing w:after="0" w:line="276" w:lineRule="auto"/>
        <w:ind w:left="1276" w:hanging="284"/>
        <w:jc w:val="both"/>
        <w:rPr>
          <w:rFonts w:ascii="Times New Roman" w:hAnsi="Times New Roman" w:cs="Times New Roman"/>
          <w:sz w:val="24"/>
          <w:szCs w:val="24"/>
        </w:rPr>
      </w:pPr>
      <w:r w:rsidRPr="00970D6A">
        <w:rPr>
          <w:rFonts w:ascii="Times New Roman" w:hAnsi="Times New Roman" w:cs="Times New Roman"/>
          <w:sz w:val="24"/>
          <w:szCs w:val="24"/>
        </w:rPr>
        <w:t>Rì rào phế nang êm dịu</w:t>
      </w:r>
      <w:r w:rsidRPr="00970D6A" w:rsidR="00E46597">
        <w:rPr>
          <w:rFonts w:ascii="Times New Roman" w:hAnsi="Times New Roman" w:cs="Times New Roman"/>
          <w:sz w:val="24"/>
          <w:szCs w:val="24"/>
        </w:rPr>
        <w:t>, không ran</w:t>
      </w:r>
      <w:r w:rsidRPr="00970D6A">
        <w:rPr>
          <w:rFonts w:ascii="Times New Roman" w:hAnsi="Times New Roman" w:cs="Times New Roman"/>
          <w:sz w:val="24"/>
          <w:szCs w:val="24"/>
        </w:rPr>
        <w:t xml:space="preserve"> nổ, ran ẩm.</w:t>
      </w:r>
    </w:p>
    <w:p w:rsidRPr="00970D6A" w:rsidR="00E46597" w:rsidP="00F21994" w:rsidRDefault="00E46597" w14:paraId="0F7608FE" w14:textId="566A37AD">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Bụng:</w:t>
      </w:r>
    </w:p>
    <w:p w:rsidRPr="00970D6A" w:rsidR="001E2016" w:rsidP="00F21994" w:rsidRDefault="001E2016" w14:paraId="6C81BADB" w14:textId="295429A0">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Bụng cân đối, di động đều theo nhịp thở, không tuần hoàn bàng hệ.</w:t>
      </w:r>
    </w:p>
    <w:p w:rsidRPr="00970D6A" w:rsidR="001E2016" w:rsidP="00F21994" w:rsidRDefault="001E2016" w14:paraId="47EA42CB" w14:textId="4827124E">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Nghe: nhu động ruột 5l/p, không âm thổi ĐM thận, ĐM chủ bụng.</w:t>
      </w:r>
    </w:p>
    <w:p w:rsidRPr="00970D6A" w:rsidR="001E2016" w:rsidP="00F21994" w:rsidRDefault="001E2016" w14:paraId="01113A7F" w14:textId="1132EB75">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Bụng mềm, không điểm đau.</w:t>
      </w:r>
    </w:p>
    <w:p w:rsidRPr="00970D6A" w:rsidR="001E2016" w:rsidP="00F21994" w:rsidRDefault="001E2016" w14:paraId="7C871714" w14:textId="7F9AA59A">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Gan lách không sờ chạm.</w:t>
      </w:r>
    </w:p>
    <w:p w:rsidRPr="00970D6A" w:rsidR="001E2016" w:rsidP="00F21994" w:rsidRDefault="001E2016" w14:paraId="5274945B" w14:textId="77777777">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Chạm thận (-), rung thận (-), cầu bàng quang (-)</w:t>
      </w:r>
    </w:p>
    <w:p w:rsidRPr="00970D6A" w:rsidR="00E46597" w:rsidP="00F21994" w:rsidRDefault="00401AEB" w14:paraId="55E57CAB" w14:textId="1C35AE83">
      <w:pPr>
        <w:pStyle w:val="ListParagraph"/>
        <w:numPr>
          <w:ilvl w:val="0"/>
          <w:numId w:val="5"/>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Thần kinh, c</w:t>
      </w:r>
      <w:r w:rsidRPr="00970D6A" w:rsidR="00E46597">
        <w:rPr>
          <w:rFonts w:ascii="Times New Roman" w:hAnsi="Times New Roman" w:cs="Times New Roman"/>
          <w:sz w:val="24"/>
          <w:szCs w:val="24"/>
        </w:rPr>
        <w:t>ơ xương khớp:</w:t>
      </w:r>
    </w:p>
    <w:p w:rsidRPr="00970D6A" w:rsidR="00401AEB" w:rsidP="00F21994" w:rsidRDefault="00401AEB" w14:paraId="12FA9074" w14:textId="21BD6CAB">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Cổ mềm.</w:t>
      </w:r>
    </w:p>
    <w:p w:rsidRPr="00970D6A" w:rsidR="00401AEB" w:rsidP="00F21994" w:rsidRDefault="00401AEB" w14:paraId="31846265" w14:textId="66A1E667">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Không sưng nóng đỏ</w:t>
      </w:r>
      <w:r w:rsidRPr="00970D6A" w:rsidR="00A26924">
        <w:rPr>
          <w:rFonts w:ascii="Times New Roman" w:hAnsi="Times New Roman" w:cs="Times New Roman"/>
          <w:sz w:val="24"/>
          <w:szCs w:val="24"/>
        </w:rPr>
        <w:t xml:space="preserve"> đau các</w:t>
      </w:r>
      <w:r w:rsidRPr="00970D6A">
        <w:rPr>
          <w:rFonts w:ascii="Times New Roman" w:hAnsi="Times New Roman" w:cs="Times New Roman"/>
          <w:sz w:val="24"/>
          <w:szCs w:val="24"/>
        </w:rPr>
        <w:t xml:space="preserve"> cơ khớp.</w:t>
      </w:r>
    </w:p>
    <w:p w:rsidRPr="00970D6A" w:rsidR="00A54275" w:rsidP="00F21994" w:rsidRDefault="00401AEB" w14:paraId="2FE162D8" w14:textId="6046145A">
      <w:pPr>
        <w:pStyle w:val="ListParagraph"/>
        <w:numPr>
          <w:ilvl w:val="0"/>
          <w:numId w:val="6"/>
        </w:numPr>
        <w:spacing w:after="0" w:line="276" w:lineRule="auto"/>
        <w:ind w:left="993" w:hanging="284"/>
        <w:jc w:val="both"/>
        <w:rPr>
          <w:rFonts w:ascii="Times New Roman" w:hAnsi="Times New Roman" w:cs="Times New Roman"/>
          <w:sz w:val="24"/>
          <w:szCs w:val="24"/>
        </w:rPr>
      </w:pPr>
      <w:r w:rsidRPr="00970D6A">
        <w:rPr>
          <w:rFonts w:ascii="Times New Roman" w:hAnsi="Times New Roman" w:cs="Times New Roman"/>
          <w:sz w:val="24"/>
          <w:szCs w:val="24"/>
        </w:rPr>
        <w:t>Không giới hạn vận động.</w:t>
      </w:r>
    </w:p>
    <w:p w:rsidRPr="00970D6A" w:rsidR="00E33107" w:rsidP="00E33107" w:rsidRDefault="00E33107" w14:paraId="2BDDA636" w14:textId="77777777">
      <w:pPr>
        <w:pStyle w:val="ListParagraph"/>
        <w:spacing w:after="0" w:line="276" w:lineRule="auto"/>
        <w:ind w:left="993"/>
        <w:jc w:val="both"/>
        <w:rPr>
          <w:rFonts w:ascii="Times New Roman" w:hAnsi="Times New Roman" w:cs="Times New Roman"/>
          <w:sz w:val="24"/>
          <w:szCs w:val="24"/>
        </w:rPr>
      </w:pPr>
    </w:p>
    <w:p w:rsidRPr="00970D6A" w:rsidR="00E46597" w:rsidP="00F21994" w:rsidRDefault="00E46597" w14:paraId="034BCC7D" w14:textId="5B0363CD">
      <w:pPr>
        <w:pStyle w:val="ListParagraph"/>
        <w:numPr>
          <w:ilvl w:val="0"/>
          <w:numId w:val="2"/>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Tóm tắt bệnh án</w:t>
      </w:r>
    </w:p>
    <w:p w:rsidRPr="00970D6A" w:rsidR="00E46597" w:rsidP="00F21994" w:rsidRDefault="00D036A3" w14:paraId="0DF08977" w14:textId="4A78FE8E">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Bệnh nhân</w:t>
      </w:r>
      <w:r w:rsidRPr="00970D6A" w:rsidR="00E46597">
        <w:rPr>
          <w:rFonts w:ascii="Times New Roman" w:hAnsi="Times New Roman" w:cs="Times New Roman"/>
          <w:sz w:val="24"/>
          <w:szCs w:val="24"/>
        </w:rPr>
        <w:t xml:space="preserve"> </w:t>
      </w:r>
      <w:r w:rsidR="005C5FE1">
        <w:rPr>
          <w:rFonts w:ascii="Times New Roman" w:hAnsi="Times New Roman" w:cs="Times New Roman"/>
          <w:sz w:val="24"/>
          <w:szCs w:val="24"/>
        </w:rPr>
        <w:t>nữ</w:t>
      </w:r>
      <w:r w:rsidRPr="00970D6A" w:rsidR="00E46597">
        <w:rPr>
          <w:rFonts w:ascii="Times New Roman" w:hAnsi="Times New Roman" w:cs="Times New Roman"/>
          <w:sz w:val="24"/>
          <w:szCs w:val="24"/>
        </w:rPr>
        <w:t xml:space="preserve">, </w:t>
      </w:r>
      <w:r w:rsidR="005C5FE1">
        <w:rPr>
          <w:rFonts w:ascii="Times New Roman" w:hAnsi="Times New Roman" w:cs="Times New Roman"/>
          <w:sz w:val="24"/>
          <w:szCs w:val="24"/>
        </w:rPr>
        <w:t>6</w:t>
      </w:r>
      <w:r w:rsidRPr="00970D6A" w:rsidR="00E46597">
        <w:rPr>
          <w:rFonts w:ascii="Times New Roman" w:hAnsi="Times New Roman" w:cs="Times New Roman"/>
          <w:sz w:val="24"/>
          <w:szCs w:val="24"/>
        </w:rPr>
        <w:t xml:space="preserve">7 tuổi, </w:t>
      </w:r>
      <w:r w:rsidRPr="1F383EA0" w:rsidR="00E46597">
        <w:rPr>
          <w:rFonts w:ascii="Times New Roman" w:hAnsi="Times New Roman" w:cs="Times New Roman"/>
          <w:i/>
          <w:iCs/>
          <w:color w:val="FF0000"/>
          <w:sz w:val="24"/>
          <w:szCs w:val="24"/>
        </w:rPr>
        <w:t xml:space="preserve">tiền căn THA, ĐTĐ 2 đáng điều trị (HTL, NM não...) [Nhiều quá thì để dưới tiền căn] </w:t>
      </w:r>
      <w:r w:rsidRPr="1F383EA0" w:rsidR="00E46597">
        <w:rPr>
          <w:rFonts w:ascii="Times New Roman" w:hAnsi="Times New Roman" w:cs="Times New Roman"/>
          <w:sz w:val="24"/>
          <w:szCs w:val="24"/>
        </w:rPr>
        <w:t xml:space="preserve"> </w:t>
      </w:r>
      <w:r w:rsidRPr="00970D6A" w:rsidR="00E46597">
        <w:rPr>
          <w:rFonts w:ascii="Times New Roman" w:hAnsi="Times New Roman" w:cs="Times New Roman"/>
          <w:sz w:val="24"/>
          <w:szCs w:val="24"/>
        </w:rPr>
        <w:t xml:space="preserve">nhập viện vì đau ngực, bệnh </w:t>
      </w:r>
      <w:r w:rsidR="00AB6CA6">
        <w:rPr>
          <w:rFonts w:ascii="Times New Roman" w:hAnsi="Times New Roman" w:cs="Times New Roman"/>
          <w:sz w:val="24"/>
          <w:szCs w:val="24"/>
        </w:rPr>
        <w:t>3</w:t>
      </w:r>
      <w:r w:rsidRPr="00970D6A" w:rsidR="00E46597">
        <w:rPr>
          <w:rFonts w:ascii="Times New Roman" w:hAnsi="Times New Roman" w:cs="Times New Roman"/>
          <w:sz w:val="24"/>
          <w:szCs w:val="24"/>
        </w:rPr>
        <w:t xml:space="preserve"> ngày, </w:t>
      </w:r>
      <w:r w:rsidRPr="1F383EA0" w:rsidR="00E46597">
        <w:rPr>
          <w:rFonts w:ascii="Times New Roman" w:hAnsi="Times New Roman" w:cs="Times New Roman"/>
          <w:strike/>
          <w:sz w:val="24"/>
          <w:szCs w:val="24"/>
        </w:rPr>
        <w:t xml:space="preserve">qua </w:t>
      </w:r>
      <w:r w:rsidRPr="1F383EA0" w:rsidR="004713B6">
        <w:rPr>
          <w:rFonts w:ascii="Times New Roman" w:hAnsi="Times New Roman" w:cs="Times New Roman"/>
          <w:strike/>
          <w:sz w:val="24"/>
          <w:szCs w:val="24"/>
        </w:rPr>
        <w:t xml:space="preserve">hỏi bệnh và </w:t>
      </w:r>
      <w:r w:rsidRPr="1F383EA0" w:rsidR="00E46597">
        <w:rPr>
          <w:rFonts w:ascii="Times New Roman" w:hAnsi="Times New Roman" w:cs="Times New Roman"/>
          <w:strike/>
          <w:sz w:val="24"/>
          <w:szCs w:val="24"/>
        </w:rPr>
        <w:t>thăm khám ghi nhận</w:t>
      </w:r>
      <w:r w:rsidRPr="00970D6A" w:rsidR="00E46597">
        <w:rPr>
          <w:rFonts w:ascii="Times New Roman" w:hAnsi="Times New Roman" w:cs="Times New Roman"/>
          <w:sz w:val="24"/>
          <w:szCs w:val="24"/>
        </w:rPr>
        <w:t>:</w:t>
      </w:r>
    </w:p>
    <w:p w:rsidRPr="00970D6A" w:rsidR="00E46597" w:rsidP="00F21994" w:rsidRDefault="00E46597" w14:paraId="5FD65A98" w14:textId="195AB784">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TCCN:</w:t>
      </w:r>
    </w:p>
    <w:p w:rsidRPr="00087865" w:rsidR="3882BF9E" w:rsidP="00087865" w:rsidRDefault="00451B32" w14:paraId="081FCA68" w14:textId="3549043E">
      <w:pPr>
        <w:pStyle w:val="ListParagraph"/>
        <w:numPr>
          <w:ilvl w:val="0"/>
          <w:numId w:val="6"/>
        </w:numPr>
        <w:spacing w:after="0" w:line="276" w:lineRule="auto"/>
        <w:ind w:left="709" w:hanging="284"/>
        <w:jc w:val="both"/>
        <w:rPr>
          <w:rFonts w:ascii="Times New Roman" w:hAnsi="Times New Roman" w:cs="Times New Roman"/>
          <w:sz w:val="24"/>
          <w:szCs w:val="24"/>
        </w:rPr>
      </w:pPr>
      <w:r w:rsidRPr="1F383EA0">
        <w:rPr>
          <w:rFonts w:ascii="Times New Roman" w:hAnsi="Times New Roman" w:cs="Times New Roman"/>
          <w:sz w:val="24"/>
          <w:szCs w:val="24"/>
        </w:rPr>
        <w:t>Đau ngực</w:t>
      </w:r>
      <w:r w:rsidRPr="1F383EA0" w:rsidR="007F5AF8">
        <w:rPr>
          <w:rFonts w:ascii="Times New Roman" w:hAnsi="Times New Roman" w:cs="Times New Roman"/>
          <w:sz w:val="24"/>
          <w:szCs w:val="24"/>
        </w:rPr>
        <w:t xml:space="preserve"> </w:t>
      </w:r>
      <w:r w:rsidRPr="1F383EA0" w:rsidR="00F82E5F">
        <w:rPr>
          <w:rFonts w:ascii="Times New Roman" w:hAnsi="Times New Roman" w:cs="Times New Roman"/>
          <w:sz w:val="24"/>
          <w:szCs w:val="24"/>
        </w:rPr>
        <w:t>từng cơn sau xương ức, khởi phát khi nghỉ, mỗi cơn kéo dài 10-15 phút, kiểu đè ép, bỏng rát, kèm vã mồ hôi,</w:t>
      </w:r>
      <w:r w:rsidRPr="1F383EA0" w:rsidR="00AB6CA6">
        <w:rPr>
          <w:rFonts w:ascii="Times New Roman" w:hAnsi="Times New Roman" w:cs="Times New Roman"/>
          <w:sz w:val="24"/>
          <w:szCs w:val="24"/>
        </w:rPr>
        <w:t xml:space="preserve"> buồn nôn</w:t>
      </w:r>
      <w:r w:rsidRPr="1F383EA0" w:rsidR="00F82E5F">
        <w:rPr>
          <w:rFonts w:ascii="Times New Roman" w:hAnsi="Times New Roman" w:cs="Times New Roman"/>
          <w:sz w:val="24"/>
          <w:szCs w:val="24"/>
        </w:rPr>
        <w:t>, đau lan ra sau lưng, không yếu tố tăng giảm đau</w:t>
      </w:r>
      <w:r w:rsidRPr="1F383EA0" w:rsidR="007F0E3E">
        <w:rPr>
          <w:rFonts w:ascii="Times New Roman" w:hAnsi="Times New Roman" w:cs="Times New Roman"/>
          <w:sz w:val="24"/>
          <w:szCs w:val="24"/>
        </w:rPr>
        <w:t xml:space="preserve">. </w:t>
      </w:r>
      <w:r w:rsidRPr="1F383EA0" w:rsidR="007F0E3E">
        <w:rPr>
          <w:rFonts w:ascii="Times New Roman" w:hAnsi="Times New Roman" w:cs="Times New Roman"/>
          <w:color w:val="FF0000"/>
          <w:sz w:val="24"/>
          <w:szCs w:val="24"/>
        </w:rPr>
        <w:t>(Bởi vì bệnh cảnh chỉ có TCCN là rõ ràng nhất nên cần mô tả đầy đủ các tính chát của triệu chứng cơ năng)</w:t>
      </w:r>
    </w:p>
    <w:p w:rsidRPr="00970D6A" w:rsidR="00E46597" w:rsidP="00F21994" w:rsidRDefault="00E46597" w14:paraId="1FF80772" w14:textId="77777777">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TCTT: </w:t>
      </w:r>
    </w:p>
    <w:p w:rsidRPr="00970D6A" w:rsidR="00E46597" w:rsidP="00F21994" w:rsidRDefault="008025BA" w14:paraId="55700BC2" w14:textId="2DC7E48C">
      <w:pPr>
        <w:pStyle w:val="ListParagraph"/>
        <w:numPr>
          <w:ilvl w:val="0"/>
          <w:numId w:val="6"/>
        </w:numPr>
        <w:spacing w:after="0" w:line="276" w:lineRule="auto"/>
        <w:ind w:left="709" w:hanging="284"/>
        <w:jc w:val="both"/>
        <w:rPr>
          <w:rFonts w:ascii="Times New Roman" w:hAnsi="Times New Roman" w:cs="Times New Roman"/>
          <w:sz w:val="24"/>
          <w:szCs w:val="24"/>
        </w:rPr>
      </w:pPr>
      <w:commentRangeStart w:id="3"/>
      <w:commentRangeStart w:id="4"/>
      <w:r>
        <w:rPr>
          <w:rFonts w:ascii="Times New Roman" w:hAnsi="Times New Roman" w:cs="Times New Roman"/>
          <w:sz w:val="24"/>
          <w:szCs w:val="24"/>
        </w:rPr>
        <w:t>Tuyến giáp</w:t>
      </w:r>
      <w:r w:rsidR="00895772">
        <w:rPr>
          <w:rFonts w:ascii="Times New Roman" w:hAnsi="Times New Roman" w:cs="Times New Roman"/>
          <w:sz w:val="24"/>
          <w:szCs w:val="24"/>
        </w:rPr>
        <w:t xml:space="preserve"> phì đại, kích </w:t>
      </w:r>
      <w:r w:rsidR="00221DD6">
        <w:rPr>
          <w:rFonts w:ascii="Times New Roman" w:hAnsi="Times New Roman" w:cs="Times New Roman"/>
          <w:sz w:val="24"/>
          <w:szCs w:val="24"/>
        </w:rPr>
        <w:t>thước</w:t>
      </w:r>
      <w:r w:rsidR="00895772">
        <w:rPr>
          <w:rFonts w:ascii="Times New Roman" w:hAnsi="Times New Roman" w:cs="Times New Roman"/>
          <w:sz w:val="24"/>
          <w:szCs w:val="24"/>
        </w:rPr>
        <w:t xml:space="preserve"> 8x4 cm, mật độ mềm, di động theo nhịp nuốt</w:t>
      </w:r>
      <w:r w:rsidR="00221DD6">
        <w:rPr>
          <w:rFonts w:ascii="Times New Roman" w:hAnsi="Times New Roman" w:cs="Times New Roman"/>
          <w:sz w:val="24"/>
          <w:szCs w:val="24"/>
        </w:rPr>
        <w:t>, không âm thổi</w:t>
      </w:r>
      <w:commentRangeEnd w:id="3"/>
      <w:r>
        <w:rPr>
          <w:rStyle w:val="CommentReference"/>
        </w:rPr>
        <w:commentReference w:id="3"/>
      </w:r>
      <w:commentRangeEnd w:id="4"/>
      <w:r>
        <w:rPr>
          <w:rStyle w:val="CommentReference"/>
        </w:rPr>
        <w:commentReference w:id="4"/>
      </w:r>
      <w:r w:rsidRPr="526A6550" w:rsidR="00221DD6">
        <w:rPr>
          <w:rFonts w:ascii="Times New Roman" w:hAnsi="Times New Roman" w:cs="Times New Roman"/>
          <w:sz w:val="24"/>
          <w:szCs w:val="24"/>
        </w:rPr>
        <w:t>.</w:t>
      </w:r>
    </w:p>
    <w:p w:rsidR="526A6550" w:rsidP="1E5D7810" w:rsidRDefault="526A6550" w14:paraId="47072FA3" w14:textId="4A10F5AA">
      <w:pPr>
        <w:pStyle w:val="ListParagraph"/>
        <w:numPr>
          <w:ilvl w:val="0"/>
          <w:numId w:val="6"/>
        </w:numPr>
        <w:spacing w:after="0" w:line="276" w:lineRule="auto"/>
        <w:ind w:left="709" w:hanging="284"/>
        <w:jc w:val="both"/>
        <w:rPr>
          <w:rFonts w:ascii="Times New Roman" w:hAnsi="Times New Roman" w:cs="Times New Roman"/>
          <w:sz w:val="24"/>
          <w:szCs w:val="24"/>
        </w:rPr>
      </w:pPr>
      <w:r w:rsidRPr="526A6550">
        <w:rPr>
          <w:rFonts w:ascii="Times New Roman" w:hAnsi="Times New Roman" w:cs="Times New Roman"/>
          <w:sz w:val="24"/>
          <w:szCs w:val="24"/>
        </w:rPr>
        <w:t>Mỏm tim ở khoang liên sườn V đường nách trước, diện đập 2x2cm.</w:t>
      </w:r>
    </w:p>
    <w:p w:rsidRPr="00970D6A" w:rsidR="00E46597" w:rsidP="00F21994" w:rsidRDefault="00E46597" w14:paraId="468005C4" w14:textId="77777777">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rPr>
        <w:t xml:space="preserve">TC: </w:t>
      </w:r>
    </w:p>
    <w:p w:rsidRPr="00C0442E" w:rsidR="006F6367" w:rsidP="00C0442E" w:rsidRDefault="00490807" w14:paraId="49E21C23" w14:textId="108AFA83">
      <w:pPr>
        <w:pStyle w:val="ListParagraph"/>
        <w:numPr>
          <w:ilvl w:val="0"/>
          <w:numId w:val="6"/>
        </w:numPr>
        <w:spacing w:after="0" w:line="276" w:lineRule="auto"/>
        <w:ind w:left="709" w:hanging="284"/>
        <w:jc w:val="both"/>
        <w:rPr>
          <w:rFonts w:ascii="Times New Roman" w:hAnsi="Times New Roman" w:cs="Times New Roman"/>
          <w:sz w:val="24"/>
          <w:szCs w:val="24"/>
        </w:rPr>
      </w:pPr>
      <w:r>
        <w:rPr>
          <w:rFonts w:ascii="Times New Roman" w:hAnsi="Times New Roman" w:cs="Times New Roman"/>
          <w:sz w:val="24"/>
          <w:szCs w:val="24"/>
        </w:rPr>
        <w:t>Tăng huyết áp</w:t>
      </w:r>
    </w:p>
    <w:p w:rsidRPr="00970D6A" w:rsidR="00490807" w:rsidP="00F21994" w:rsidRDefault="00490807" w14:paraId="49841590" w14:textId="65658FE1">
      <w:pPr>
        <w:pStyle w:val="ListParagraph"/>
        <w:numPr>
          <w:ilvl w:val="0"/>
          <w:numId w:val="6"/>
        </w:numPr>
        <w:spacing w:after="0" w:line="276" w:lineRule="auto"/>
        <w:ind w:left="709" w:hanging="284"/>
        <w:jc w:val="both"/>
        <w:rPr>
          <w:rFonts w:ascii="Times New Roman" w:hAnsi="Times New Roman" w:cs="Times New Roman"/>
          <w:sz w:val="24"/>
          <w:szCs w:val="24"/>
        </w:rPr>
      </w:pPr>
      <w:r>
        <w:rPr>
          <w:rFonts w:ascii="Times New Roman" w:hAnsi="Times New Roman" w:cs="Times New Roman"/>
          <w:sz w:val="24"/>
          <w:szCs w:val="24"/>
        </w:rPr>
        <w:t>Đái tháo đường type 2</w:t>
      </w:r>
    </w:p>
    <w:p w:rsidRPr="00970D6A" w:rsidR="00E46597" w:rsidP="00F21994" w:rsidRDefault="00E46597" w14:paraId="7281B3C2" w14:textId="77777777">
      <w:pPr>
        <w:tabs>
          <w:tab w:val="left" w:pos="567"/>
        </w:tabs>
        <w:spacing w:after="0" w:line="276" w:lineRule="auto"/>
        <w:jc w:val="both"/>
        <w:rPr>
          <w:rFonts w:ascii="Times New Roman" w:hAnsi="Times New Roman" w:cs="Times New Roman"/>
          <w:sz w:val="24"/>
          <w:szCs w:val="24"/>
        </w:rPr>
      </w:pPr>
    </w:p>
    <w:p w:rsidRPr="00970D6A" w:rsidR="00E46597" w:rsidP="00F21994" w:rsidRDefault="00E46597" w14:paraId="74D9FC14" w14:textId="338045D2">
      <w:pPr>
        <w:pStyle w:val="ListParagraph"/>
        <w:numPr>
          <w:ilvl w:val="0"/>
          <w:numId w:val="2"/>
        </w:numPr>
        <w:tabs>
          <w:tab w:val="left" w:pos="567"/>
        </w:tabs>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Đặt vấn đề</w:t>
      </w:r>
    </w:p>
    <w:p w:rsidRPr="00FA3F29" w:rsidR="00D13178" w:rsidP="004E6DF6" w:rsidRDefault="00D137F6" w14:paraId="3E6C88E4" w14:textId="4E30EF1B">
      <w:pPr>
        <w:pStyle w:val="ListParagraph"/>
        <w:numPr>
          <w:ilvl w:val="1"/>
          <w:numId w:val="2"/>
        </w:numPr>
        <w:spacing w:after="0" w:line="276" w:lineRule="auto"/>
        <w:ind w:left="851" w:hanging="283"/>
        <w:jc w:val="both"/>
        <w:rPr>
          <w:rFonts w:ascii="Times New Roman" w:hAnsi="Times New Roman" w:cs="Times New Roman"/>
          <w:sz w:val="24"/>
          <w:szCs w:val="24"/>
        </w:rPr>
      </w:pPr>
      <w:r w:rsidRPr="00970D6A">
        <w:rPr>
          <w:rFonts w:ascii="Times New Roman" w:hAnsi="Times New Roman" w:cs="Times New Roman"/>
          <w:sz w:val="24"/>
          <w:szCs w:val="24"/>
        </w:rPr>
        <w:t>Đau ngực cấp</w:t>
      </w:r>
    </w:p>
    <w:p w:rsidR="00C02B59" w:rsidP="00F21994" w:rsidRDefault="00FF5298" w14:paraId="71B09C96" w14:textId="0B1E23C0">
      <w:pPr>
        <w:pStyle w:val="ListParagraph"/>
        <w:numPr>
          <w:ilvl w:val="1"/>
          <w:numId w:val="2"/>
        </w:numPr>
        <w:spacing w:after="0" w:line="276" w:lineRule="auto"/>
        <w:ind w:left="851" w:hanging="283"/>
        <w:jc w:val="both"/>
        <w:rPr>
          <w:rFonts w:ascii="Times New Roman" w:hAnsi="Times New Roman" w:cs="Times New Roman"/>
          <w:sz w:val="24"/>
          <w:szCs w:val="24"/>
        </w:rPr>
      </w:pPr>
      <w:r>
        <w:rPr>
          <w:rFonts w:ascii="Times New Roman" w:hAnsi="Times New Roman" w:cs="Times New Roman"/>
          <w:sz w:val="24"/>
          <w:szCs w:val="24"/>
        </w:rPr>
        <w:t>Tăng huyết áp</w:t>
      </w:r>
    </w:p>
    <w:p w:rsidRPr="00970D6A" w:rsidR="00FF5298" w:rsidP="00F21994" w:rsidRDefault="00FF5298" w14:paraId="392B42B8" w14:textId="1E3A080E">
      <w:pPr>
        <w:pStyle w:val="ListParagraph"/>
        <w:numPr>
          <w:ilvl w:val="1"/>
          <w:numId w:val="2"/>
        </w:numPr>
        <w:spacing w:after="0" w:line="276" w:lineRule="auto"/>
        <w:ind w:left="851" w:hanging="283"/>
        <w:jc w:val="both"/>
        <w:rPr>
          <w:rFonts w:ascii="Times New Roman" w:hAnsi="Times New Roman" w:cs="Times New Roman"/>
          <w:sz w:val="24"/>
          <w:szCs w:val="24"/>
        </w:rPr>
      </w:pPr>
      <w:r w:rsidRPr="185103E2">
        <w:rPr>
          <w:rFonts w:ascii="Times New Roman" w:hAnsi="Times New Roman" w:cs="Times New Roman"/>
          <w:sz w:val="24"/>
          <w:szCs w:val="24"/>
        </w:rPr>
        <w:t>Đái tháo đường type 2</w:t>
      </w:r>
    </w:p>
    <w:p w:rsidR="1F383EA0" w:rsidP="1F383EA0" w:rsidRDefault="1F383EA0" w14:paraId="16A8DDD3" w14:textId="290EC6F1">
      <w:pPr>
        <w:pStyle w:val="ListParagraph"/>
        <w:numPr>
          <w:ilvl w:val="1"/>
          <w:numId w:val="2"/>
        </w:numPr>
        <w:spacing w:after="0" w:line="276" w:lineRule="auto"/>
        <w:ind w:left="851" w:hanging="283"/>
        <w:jc w:val="both"/>
        <w:rPr>
          <w:rFonts w:ascii="Times New Roman" w:hAnsi="Times New Roman" w:cs="Times New Roman"/>
          <w:i/>
          <w:iCs/>
          <w:sz w:val="24"/>
          <w:szCs w:val="24"/>
        </w:rPr>
      </w:pPr>
      <w:r w:rsidRPr="1F383EA0">
        <w:rPr>
          <w:rFonts w:ascii="Times New Roman" w:hAnsi="Times New Roman" w:cs="Times New Roman"/>
          <w:i/>
          <w:iCs/>
          <w:sz w:val="24"/>
          <w:szCs w:val="24"/>
        </w:rPr>
        <w:t>Béo phì độ II</w:t>
      </w:r>
    </w:p>
    <w:p w:rsidRPr="00970D6A" w:rsidR="00E46597" w:rsidP="00F21994" w:rsidRDefault="00E46597" w14:paraId="3E2CCBC7" w14:textId="77777777">
      <w:pPr>
        <w:spacing w:after="0" w:line="276" w:lineRule="auto"/>
        <w:jc w:val="both"/>
        <w:rPr>
          <w:rFonts w:ascii="Times New Roman" w:hAnsi="Times New Roman" w:cs="Times New Roman"/>
          <w:sz w:val="24"/>
          <w:szCs w:val="24"/>
        </w:rPr>
      </w:pPr>
    </w:p>
    <w:p w:rsidRPr="00970D6A" w:rsidR="00E46597" w:rsidP="00F21994" w:rsidRDefault="00E46597" w14:paraId="579262E4" w14:textId="46C577CD">
      <w:pPr>
        <w:pStyle w:val="ListParagraph"/>
        <w:numPr>
          <w:ilvl w:val="0"/>
          <w:numId w:val="2"/>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Chẩn đoán</w:t>
      </w:r>
    </w:p>
    <w:p w:rsidRPr="00970D6A" w:rsidR="00D43F47" w:rsidP="00D43F47" w:rsidRDefault="00D43F47" w14:paraId="0B510C1D" w14:textId="2AD00D92">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u w:val="single"/>
        </w:rPr>
        <w:t>Chẩn đoán sơ bộ</w:t>
      </w:r>
      <w:r w:rsidRPr="00970D6A" w:rsidR="00E46597">
        <w:rPr>
          <w:rFonts w:ascii="Times New Roman" w:hAnsi="Times New Roman" w:cs="Times New Roman"/>
          <w:sz w:val="24"/>
          <w:szCs w:val="24"/>
        </w:rPr>
        <w:t xml:space="preserve">: </w:t>
      </w:r>
      <w:r w:rsidR="0075797E">
        <w:rPr>
          <w:rFonts w:ascii="Times New Roman" w:hAnsi="Times New Roman" w:cs="Times New Roman"/>
          <w:sz w:val="24"/>
          <w:szCs w:val="24"/>
        </w:rPr>
        <w:t>Nhồi máu cơ tim</w:t>
      </w:r>
      <w:r w:rsidR="00B70700">
        <w:rPr>
          <w:rFonts w:ascii="Times New Roman" w:hAnsi="Times New Roman" w:cs="Times New Roman"/>
          <w:sz w:val="24"/>
          <w:szCs w:val="24"/>
        </w:rPr>
        <w:t xml:space="preserve"> N2</w:t>
      </w:r>
      <w:r w:rsidR="0075797E">
        <w:rPr>
          <w:rFonts w:ascii="Times New Roman" w:hAnsi="Times New Roman" w:cs="Times New Roman"/>
          <w:sz w:val="24"/>
          <w:szCs w:val="24"/>
        </w:rPr>
        <w:t>, kilip 1, chưa biến chứng</w:t>
      </w:r>
      <w:r w:rsidR="006447FA">
        <w:rPr>
          <w:rFonts w:ascii="Times New Roman" w:hAnsi="Times New Roman" w:cs="Times New Roman"/>
          <w:sz w:val="24"/>
          <w:szCs w:val="24"/>
        </w:rPr>
        <w:t xml:space="preserve"> – Tăng huyết áp – Đái tháo đường type 2</w:t>
      </w:r>
    </w:p>
    <w:p w:rsidRPr="00970D6A" w:rsidR="00E46597" w:rsidP="00D43F47" w:rsidRDefault="00D43F47" w14:paraId="6A71BCE4" w14:textId="7F9F1F58">
      <w:pPr>
        <w:spacing w:after="0" w:line="276" w:lineRule="auto"/>
        <w:ind w:left="426"/>
        <w:jc w:val="both"/>
        <w:rPr>
          <w:rFonts w:ascii="Times New Roman" w:hAnsi="Times New Roman" w:cs="Times New Roman"/>
          <w:sz w:val="24"/>
          <w:szCs w:val="24"/>
        </w:rPr>
      </w:pPr>
      <w:r w:rsidRPr="00970D6A">
        <w:rPr>
          <w:rFonts w:ascii="Times New Roman" w:hAnsi="Times New Roman" w:cs="Times New Roman"/>
          <w:sz w:val="24"/>
          <w:szCs w:val="24"/>
          <w:u w:val="single"/>
        </w:rPr>
        <w:t>Chẩn đoán phân biệt</w:t>
      </w:r>
      <w:r w:rsidRPr="00970D6A" w:rsidR="00E46597">
        <w:rPr>
          <w:rFonts w:ascii="Times New Roman" w:hAnsi="Times New Roman" w:cs="Times New Roman"/>
          <w:sz w:val="24"/>
          <w:szCs w:val="24"/>
        </w:rPr>
        <w:t xml:space="preserve">: </w:t>
      </w:r>
    </w:p>
    <w:p w:rsidR="00F3390B" w:rsidP="00FA3F29" w:rsidRDefault="006447FA" w14:paraId="2C0B1A75" w14:textId="307306A3">
      <w:pPr>
        <w:pStyle w:val="ListParagraph"/>
        <w:rPr>
          <w:rFonts w:ascii="Times New Roman" w:hAnsi="Times New Roman" w:cs="Times New Roman"/>
          <w:sz w:val="24"/>
          <w:szCs w:val="24"/>
        </w:rPr>
      </w:pPr>
      <w:r>
        <w:rPr>
          <w:rFonts w:ascii="Times New Roman" w:hAnsi="Times New Roman" w:cs="Times New Roman"/>
          <w:sz w:val="24"/>
          <w:szCs w:val="24"/>
        </w:rPr>
        <w:t>Cơn đau thắt ngực không ổn định N2</w:t>
      </w:r>
      <w:r w:rsidR="00216CD1">
        <w:rPr>
          <w:rFonts w:ascii="Times New Roman" w:hAnsi="Times New Roman" w:cs="Times New Roman"/>
          <w:sz w:val="24"/>
          <w:szCs w:val="24"/>
        </w:rPr>
        <w:t xml:space="preserve"> </w:t>
      </w:r>
      <w:r w:rsidRPr="008642C6" w:rsidR="00216CD1">
        <w:rPr>
          <w:rFonts w:ascii="Times New Roman" w:hAnsi="Times New Roman" w:cs="Times New Roman"/>
          <w:sz w:val="24"/>
          <w:szCs w:val="24"/>
        </w:rPr>
        <w:t>nguy cơ</w:t>
      </w:r>
      <w:r>
        <w:rPr>
          <w:rFonts w:ascii="Times New Roman" w:hAnsi="Times New Roman" w:cs="Times New Roman"/>
          <w:sz w:val="24"/>
          <w:szCs w:val="24"/>
        </w:rPr>
        <w:t xml:space="preserve"> </w:t>
      </w:r>
      <w:r w:rsidRPr="008642C6" w:rsidR="008642C6">
        <w:rPr>
          <w:rFonts w:ascii="Times New Roman" w:hAnsi="Times New Roman" w:cs="Times New Roman"/>
          <w:sz w:val="24"/>
          <w:szCs w:val="24"/>
        </w:rPr>
        <w:t>trung</w:t>
      </w:r>
      <w:r w:rsidR="008642C6">
        <w:rPr>
          <w:rFonts w:ascii="Times New Roman" w:hAnsi="Times New Roman" w:cs="Times New Roman"/>
          <w:sz w:val="24"/>
          <w:szCs w:val="24"/>
        </w:rPr>
        <w:t xml:space="preserve"> bình</w:t>
      </w:r>
      <w:r>
        <w:rPr>
          <w:rFonts w:ascii="Times New Roman" w:hAnsi="Times New Roman" w:cs="Times New Roman"/>
          <w:sz w:val="24"/>
          <w:szCs w:val="24"/>
        </w:rPr>
        <w:t>– Tăng huyết áp – Đái tháo đường type 2</w:t>
      </w:r>
    </w:p>
    <w:p w:rsidRPr="00F3390B" w:rsidR="00E33107" w:rsidP="1F383EA0" w:rsidRDefault="1F383EA0" w14:paraId="4A049501" w14:textId="65860850">
      <w:pPr>
        <w:pStyle w:val="ListParagraph"/>
        <w:ind w:left="426"/>
      </w:pPr>
      <w:r>
        <w:t>[Không chẩn đoán phân biệt các bệnh cảnh cùng trong HCVC)</w:t>
      </w:r>
      <w:r w:rsidR="00E33107">
        <w:br/>
      </w:r>
      <w:r>
        <w:t>Chẩn đoán sơ bộ: Hội chứng vành cấp N2 chưa biến chứng - THA - ĐTĐ2</w:t>
      </w:r>
    </w:p>
    <w:p w:rsidR="1F383EA0" w:rsidP="1F383EA0" w:rsidRDefault="1F383EA0" w14:paraId="4A4B289C" w14:textId="1E78769A">
      <w:pPr>
        <w:pStyle w:val="ListParagraph"/>
        <w:ind w:left="426"/>
      </w:pPr>
      <w:r>
        <w:t>Chẩn đoán phân biệt:</w:t>
      </w:r>
    </w:p>
    <w:p w:rsidR="1F383EA0" w:rsidP="1F383EA0" w:rsidRDefault="1F383EA0" w14:paraId="35854BFD" w14:textId="05AC54FD">
      <w:pPr>
        <w:pStyle w:val="ListParagraph"/>
        <w:numPr>
          <w:ilvl w:val="0"/>
          <w:numId w:val="27"/>
        </w:numPr>
      </w:pPr>
      <w:r>
        <w:t>Phình bóc tách ĐMC</w:t>
      </w:r>
    </w:p>
    <w:p w:rsidR="1F383EA0" w:rsidP="1F383EA0" w:rsidRDefault="1F383EA0" w14:paraId="07134A32" w14:textId="6F6A8FAC">
      <w:pPr>
        <w:pStyle w:val="ListParagraph"/>
        <w:numPr>
          <w:ilvl w:val="0"/>
          <w:numId w:val="27"/>
        </w:numPr>
      </w:pPr>
      <w:r>
        <w:lastRenderedPageBreak/>
        <w:t>Trào ngược dạ dày TQ</w:t>
      </w:r>
    </w:p>
    <w:p w:rsidR="1F383EA0" w:rsidP="1F383EA0" w:rsidRDefault="1F383EA0" w14:paraId="45001682" w14:textId="5BD73176">
      <w:pPr>
        <w:pStyle w:val="ListParagraph"/>
        <w:numPr>
          <w:ilvl w:val="0"/>
          <w:numId w:val="27"/>
        </w:numPr>
      </w:pPr>
      <w:r>
        <w:t>THuyên tắc phổi</w:t>
      </w:r>
    </w:p>
    <w:p w:rsidRPr="00970D6A" w:rsidR="00E46597" w:rsidP="00F21994" w:rsidRDefault="00E46597" w14:paraId="608CC9DA" w14:textId="2091C512">
      <w:pPr>
        <w:pStyle w:val="ListParagraph"/>
        <w:numPr>
          <w:ilvl w:val="0"/>
          <w:numId w:val="2"/>
        </w:numPr>
        <w:spacing w:after="0" w:line="276" w:lineRule="auto"/>
        <w:ind w:left="426" w:hanging="426"/>
        <w:jc w:val="both"/>
        <w:rPr>
          <w:rFonts w:ascii="Times New Roman" w:hAnsi="Times New Roman" w:cs="Times New Roman"/>
          <w:b/>
          <w:sz w:val="24"/>
          <w:szCs w:val="24"/>
        </w:rPr>
      </w:pPr>
      <w:r w:rsidRPr="00970D6A">
        <w:rPr>
          <w:rFonts w:ascii="Times New Roman" w:hAnsi="Times New Roman" w:cs="Times New Roman"/>
          <w:b/>
          <w:sz w:val="24"/>
          <w:szCs w:val="24"/>
        </w:rPr>
        <w:t>Biện luận</w:t>
      </w:r>
    </w:p>
    <w:p w:rsidR="00C02B59" w:rsidP="00E26EC7" w:rsidRDefault="00C02B59" w14:paraId="1AB44429" w14:textId="65C19235">
      <w:pPr>
        <w:pStyle w:val="ListParagraph"/>
        <w:numPr>
          <w:ilvl w:val="1"/>
          <w:numId w:val="2"/>
        </w:numPr>
        <w:spacing w:after="0" w:line="276" w:lineRule="auto"/>
        <w:ind w:left="709" w:hanging="283"/>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Đau ngực cấp</w:t>
      </w:r>
    </w:p>
    <w:p w:rsidRPr="00970D6A" w:rsidR="00C02B59" w:rsidP="00C02B59" w:rsidRDefault="00C02B59" w14:paraId="4D688656" w14:textId="77777777">
      <w:pPr>
        <w:pStyle w:val="ListParagraph"/>
        <w:numPr>
          <w:ilvl w:val="0"/>
          <w:numId w:val="9"/>
        </w:numPr>
        <w:spacing w:after="0" w:line="276" w:lineRule="auto"/>
        <w:ind w:left="993" w:hanging="284"/>
        <w:jc w:val="both"/>
        <w:rPr>
          <w:rFonts w:ascii="Times New Roman" w:hAnsi="Times New Roman" w:cs="Times New Roman"/>
          <w:sz w:val="24"/>
          <w:szCs w:val="24"/>
        </w:rPr>
      </w:pPr>
      <w:r w:rsidRPr="00970D6A">
        <w:rPr>
          <w:rFonts w:ascii="Times New Roman" w:hAnsi="Times New Roman" w:eastAsia="Calibri" w:cs="Times New Roman"/>
          <w:color w:val="000000" w:themeColor="text1"/>
          <w:sz w:val="24"/>
          <w:szCs w:val="24"/>
        </w:rPr>
        <w:t>Nguyên nhân do tim:</w:t>
      </w:r>
    </w:p>
    <w:p w:rsidRPr="00970D6A" w:rsidR="00C02B59" w:rsidP="00C02B59" w:rsidRDefault="00C02B59" w14:paraId="3DF672E0" w14:textId="44DF1F91">
      <w:pPr>
        <w:pStyle w:val="ListParagraph"/>
        <w:numPr>
          <w:ilvl w:val="0"/>
          <w:numId w:val="10"/>
        </w:numPr>
        <w:spacing w:after="0" w:line="276" w:lineRule="auto"/>
        <w:ind w:left="1276" w:hanging="283"/>
        <w:jc w:val="both"/>
        <w:rPr>
          <w:rFonts w:ascii="Times New Roman" w:hAnsi="Times New Roman" w:cs="Times New Roman"/>
          <w:sz w:val="24"/>
          <w:szCs w:val="24"/>
        </w:rPr>
      </w:pPr>
      <w:r w:rsidRPr="00970D6A">
        <w:rPr>
          <w:rFonts w:ascii="Times New Roman" w:hAnsi="Times New Roman" w:eastAsia="Calibri" w:cs="Times New Roman"/>
          <w:color w:val="000000" w:themeColor="text1"/>
          <w:sz w:val="24"/>
          <w:szCs w:val="24"/>
        </w:rPr>
        <w:t xml:space="preserve">Bệnh nhân đau ngực kiểu mạch vành: đau sau xương ức khi nghỉ, </w:t>
      </w:r>
      <w:r w:rsidR="00A844A4">
        <w:rPr>
          <w:rFonts w:ascii="Times New Roman" w:hAnsi="Times New Roman" w:eastAsia="Calibri" w:cs="Times New Roman"/>
          <w:color w:val="000000" w:themeColor="text1"/>
          <w:sz w:val="24"/>
          <w:szCs w:val="24"/>
        </w:rPr>
        <w:t>đau</w:t>
      </w:r>
      <w:r w:rsidRPr="00970D6A">
        <w:rPr>
          <w:rFonts w:ascii="Times New Roman" w:hAnsi="Times New Roman" w:eastAsia="Calibri" w:cs="Times New Roman"/>
          <w:color w:val="000000" w:themeColor="text1"/>
          <w:sz w:val="24"/>
          <w:szCs w:val="24"/>
        </w:rPr>
        <w:t xml:space="preserve"> tăng dần</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 xml:space="preserve">về cường độ, đau dữ dội và kéo dài thời gian, không giảm, kèm </w:t>
      </w:r>
      <w:r w:rsidR="00A844A4">
        <w:rPr>
          <w:rFonts w:ascii="Times New Roman" w:hAnsi="Times New Roman" w:eastAsia="Calibri" w:cs="Times New Roman"/>
          <w:color w:val="000000" w:themeColor="text1"/>
          <w:sz w:val="24"/>
          <w:szCs w:val="24"/>
        </w:rPr>
        <w:t>buồn nôn</w:t>
      </w:r>
      <w:r w:rsidRPr="00970D6A">
        <w:rPr>
          <w:rFonts w:ascii="Times New Roman" w:hAnsi="Times New Roman" w:eastAsia="Calibri" w:cs="Times New Roman"/>
          <w:color w:val="000000" w:themeColor="text1"/>
          <w:sz w:val="24"/>
          <w:szCs w:val="24"/>
        </w:rPr>
        <w:t xml:space="preserve"> và vã mồ hôi.</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 xml:space="preserve">Bệnh nhân là </w:t>
      </w:r>
      <w:r w:rsidR="005C3159">
        <w:rPr>
          <w:rFonts w:ascii="Times New Roman" w:hAnsi="Times New Roman" w:eastAsia="Calibri" w:cs="Times New Roman"/>
          <w:color w:val="000000" w:themeColor="text1"/>
          <w:sz w:val="24"/>
          <w:szCs w:val="24"/>
        </w:rPr>
        <w:t>nữ</w:t>
      </w:r>
      <w:r w:rsidRPr="00970D6A">
        <w:rPr>
          <w:rFonts w:ascii="Times New Roman" w:hAnsi="Times New Roman" w:eastAsia="Calibri" w:cs="Times New Roman"/>
          <w:color w:val="000000" w:themeColor="text1"/>
          <w:sz w:val="24"/>
          <w:szCs w:val="24"/>
        </w:rPr>
        <w:t xml:space="preserve">, 57 tuổi và </w:t>
      </w:r>
      <w:r w:rsidR="005C3159">
        <w:rPr>
          <w:rFonts w:ascii="Times New Roman" w:hAnsi="Times New Roman" w:eastAsia="Calibri" w:cs="Times New Roman"/>
          <w:color w:val="000000" w:themeColor="text1"/>
          <w:sz w:val="24"/>
          <w:szCs w:val="24"/>
        </w:rPr>
        <w:t>có tiền căn bệnh tăng huyết áp 20 năm, và đái tháo đường 10 năm</w:t>
      </w:r>
      <w:r w:rsidRPr="00970D6A">
        <w:rPr>
          <w:rFonts w:ascii="Times New Roman" w:hAnsi="Times New Roman" w:eastAsia="Calibri" w:cs="Times New Roman"/>
          <w:color w:val="000000" w:themeColor="text1"/>
          <w:sz w:val="24"/>
          <w:szCs w:val="24"/>
        </w:rPr>
        <w:t xml:space="preserve"> là những</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 xml:space="preserve">yếu tố nguy cơ của bệnh mạch vành. </w:t>
      </w:r>
      <w:r w:rsidR="005C3159">
        <w:rPr>
          <w:rFonts w:ascii="Times New Roman" w:hAnsi="Times New Roman" w:eastAsia="Calibri" w:cs="Times New Roman"/>
          <w:color w:val="000000" w:themeColor="text1"/>
          <w:sz w:val="24"/>
          <w:szCs w:val="24"/>
        </w:rPr>
        <w:t xml:space="preserve">Từ đó, </w:t>
      </w:r>
      <w:r w:rsidRPr="00970D6A">
        <w:rPr>
          <w:rFonts w:ascii="Times New Roman" w:hAnsi="Times New Roman" w:eastAsia="Calibri" w:cs="Times New Roman"/>
          <w:color w:val="000000" w:themeColor="text1"/>
          <w:sz w:val="24"/>
          <w:szCs w:val="24"/>
        </w:rPr>
        <w:t>nghĩ nhiều bệnh nhân</w:t>
      </w:r>
      <w:r>
        <w:rPr>
          <w:rFonts w:ascii="Times New Roman" w:hAnsi="Times New Roman" w:eastAsia="Calibri" w:cs="Times New Roman"/>
          <w:color w:val="000000" w:themeColor="text1"/>
          <w:sz w:val="24"/>
          <w:szCs w:val="24"/>
        </w:rPr>
        <w:t xml:space="preserve"> lần</w:t>
      </w:r>
      <w:r w:rsidRPr="00970D6A">
        <w:rPr>
          <w:rFonts w:ascii="Times New Roman" w:hAnsi="Times New Roman" w:eastAsia="Calibri" w:cs="Times New Roman"/>
          <w:color w:val="000000" w:themeColor="text1"/>
          <w:sz w:val="24"/>
          <w:szCs w:val="24"/>
        </w:rPr>
        <w:t xml:space="preserve"> này có hội chứng mạch vành cấp.</w:t>
      </w:r>
    </w:p>
    <w:p w:rsidRPr="00970D6A" w:rsidR="00C02B59" w:rsidP="00C02B59" w:rsidRDefault="00C02B59" w14:paraId="32A1C8DA" w14:textId="6810576D">
      <w:pPr>
        <w:pStyle w:val="ListParagraph"/>
        <w:numPr>
          <w:ilvl w:val="1"/>
          <w:numId w:val="10"/>
        </w:numPr>
        <w:spacing w:after="0" w:line="276" w:lineRule="auto"/>
        <w:ind w:left="1560" w:hanging="284"/>
        <w:jc w:val="both"/>
        <w:rPr>
          <w:rFonts w:ascii="Times New Roman" w:hAnsi="Times New Roman" w:cs="Times New Roman"/>
          <w:sz w:val="24"/>
          <w:szCs w:val="24"/>
        </w:rPr>
      </w:pPr>
      <w:r w:rsidRPr="00970D6A">
        <w:rPr>
          <w:rFonts w:ascii="Times New Roman" w:hAnsi="Times New Roman" w:eastAsia="Calibri" w:cs="Times New Roman"/>
          <w:color w:val="000000" w:themeColor="text1"/>
          <w:sz w:val="24"/>
          <w:szCs w:val="24"/>
        </w:rPr>
        <w:t>Hội chứng vành cấp gồm: NMCT cấp và đau thắt ngực không ổn định. Hội chứng vành cấp này</w:t>
      </w:r>
      <w:r w:rsidRPr="00970D6A">
        <w:rPr>
          <w:rFonts w:ascii="Times New Roman" w:hAnsi="Times New Roman" w:cs="Times New Roman"/>
          <w:sz w:val="24"/>
          <w:szCs w:val="24"/>
        </w:rPr>
        <w:t xml:space="preserve"> </w:t>
      </w:r>
      <w:r w:rsidR="00661A3B">
        <w:rPr>
          <w:rFonts w:ascii="Times New Roman" w:hAnsi="Times New Roman" w:eastAsia="Calibri" w:cs="Times New Roman"/>
          <w:color w:val="000000" w:themeColor="text1"/>
          <w:sz w:val="24"/>
          <w:szCs w:val="24"/>
        </w:rPr>
        <w:t xml:space="preserve">chưa thể loại trừ NMCT cấp  </w:t>
      </w:r>
      <w:r>
        <w:rPr>
          <w:rFonts w:ascii="Wingdings" w:hAnsi="Wingdings" w:eastAsia="Wingdings" w:cs="Wingdings"/>
          <w:color w:val="000000" w:themeColor="text1"/>
          <w:sz w:val="24"/>
          <w:szCs w:val="24"/>
        </w:rPr>
        <w:t>ð</w:t>
      </w:r>
      <w:r>
        <w:rPr>
          <w:rFonts w:ascii="Times New Roman" w:hAnsi="Times New Roman" w:eastAsia="Calibri" w:cs="Times New Roman"/>
          <w:color w:val="000000" w:themeColor="text1"/>
          <w:sz w:val="24"/>
          <w:szCs w:val="24"/>
        </w:rPr>
        <w:t xml:space="preserve"> đề nghị</w:t>
      </w:r>
      <w:r w:rsidRPr="00970D6A">
        <w:rPr>
          <w:rFonts w:ascii="Times New Roman" w:hAnsi="Times New Roman" w:eastAsia="Calibri" w:cs="Times New Roman"/>
          <w:color w:val="000000" w:themeColor="text1"/>
          <w:sz w:val="24"/>
          <w:szCs w:val="24"/>
        </w:rPr>
        <w:t xml:space="preserve"> </w:t>
      </w:r>
      <w:r w:rsidR="00134E3D">
        <w:rPr>
          <w:rFonts w:ascii="Times New Roman" w:hAnsi="Times New Roman" w:eastAsia="Calibri" w:cs="Times New Roman"/>
          <w:color w:val="000000" w:themeColor="text1"/>
          <w:sz w:val="24"/>
          <w:szCs w:val="24"/>
        </w:rPr>
        <w:t>điện tâm đồ</w:t>
      </w:r>
      <w:r>
        <w:rPr>
          <w:rFonts w:ascii="Times New Roman" w:hAnsi="Times New Roman" w:eastAsia="Calibri" w:cs="Times New Roman"/>
          <w:color w:val="000000" w:themeColor="text1"/>
          <w:sz w:val="24"/>
          <w:szCs w:val="24"/>
        </w:rPr>
        <w:t xml:space="preserve">, </w:t>
      </w:r>
      <w:r w:rsidRPr="00970D6A">
        <w:rPr>
          <w:rFonts w:ascii="Times New Roman" w:hAnsi="Times New Roman" w:eastAsia="Calibri" w:cs="Times New Roman"/>
          <w:color w:val="000000" w:themeColor="text1"/>
          <w:sz w:val="24"/>
          <w:szCs w:val="24"/>
        </w:rPr>
        <w:t xml:space="preserve">Troponin I, </w:t>
      </w:r>
      <w:r w:rsidR="009109B2">
        <w:rPr>
          <w:rFonts w:ascii="Times New Roman" w:hAnsi="Times New Roman" w:eastAsia="Calibri" w:cs="Times New Roman"/>
          <w:color w:val="000000" w:themeColor="text1"/>
          <w:sz w:val="24"/>
          <w:szCs w:val="24"/>
        </w:rPr>
        <w:t xml:space="preserve">CK-MB, </w:t>
      </w:r>
      <w:r>
        <w:rPr>
          <w:rFonts w:ascii="Times New Roman" w:hAnsi="Times New Roman" w:eastAsia="Calibri" w:cs="Times New Roman"/>
          <w:color w:val="000000" w:themeColor="text1"/>
          <w:sz w:val="24"/>
          <w:szCs w:val="24"/>
        </w:rPr>
        <w:t>siêu âm tim để</w:t>
      </w:r>
      <w:r w:rsidRPr="00970D6A">
        <w:rPr>
          <w:rFonts w:ascii="Times New Roman" w:hAnsi="Times New Roman" w:eastAsia="Calibri" w:cs="Times New Roman"/>
          <w:color w:val="000000" w:themeColor="text1"/>
          <w:sz w:val="24"/>
          <w:szCs w:val="24"/>
        </w:rPr>
        <w:t xml:space="preserve"> chẩn đoán xác định.</w:t>
      </w:r>
    </w:p>
    <w:p w:rsidRPr="0092415D" w:rsidR="00C02B59" w:rsidP="00C02B59" w:rsidRDefault="00C02B59" w14:paraId="03A325FF" w14:textId="705B964E">
      <w:pPr>
        <w:pStyle w:val="ListParagraph"/>
        <w:numPr>
          <w:ilvl w:val="1"/>
          <w:numId w:val="10"/>
        </w:numPr>
        <w:spacing w:after="0" w:line="276" w:lineRule="auto"/>
        <w:ind w:left="1560" w:hanging="284"/>
        <w:jc w:val="both"/>
        <w:rPr>
          <w:rFonts w:ascii="Times New Roman" w:hAnsi="Times New Roman" w:eastAsia="Calibri" w:cs="Times New Roman"/>
          <w:color w:val="000000" w:themeColor="text1"/>
          <w:sz w:val="24"/>
          <w:szCs w:val="24"/>
        </w:rPr>
      </w:pPr>
      <w:r w:rsidRPr="00970D6A">
        <w:rPr>
          <w:rFonts w:ascii="Times New Roman" w:hAnsi="Times New Roman" w:eastAsia="Calibri" w:cs="Times New Roman"/>
          <w:color w:val="000000" w:themeColor="text1"/>
          <w:sz w:val="24"/>
          <w:szCs w:val="24"/>
        </w:rPr>
        <w:t xml:space="preserve">Thời điểm khởi phát đau ngực cách nhập viện </w:t>
      </w:r>
      <w:r w:rsidR="0075797E">
        <w:rPr>
          <w:rFonts w:ascii="Times New Roman" w:hAnsi="Times New Roman" w:eastAsia="Calibri" w:cs="Times New Roman"/>
          <w:color w:val="000000" w:themeColor="text1"/>
          <w:sz w:val="24"/>
          <w:szCs w:val="24"/>
        </w:rPr>
        <w:t>2</w:t>
      </w:r>
      <w:r w:rsidRPr="00970D6A" w:rsidR="0075797E">
        <w:rPr>
          <w:rFonts w:ascii="Times New Roman" w:hAnsi="Times New Roman" w:eastAsia="Calibri" w:cs="Times New Roman"/>
          <w:color w:val="000000" w:themeColor="text1"/>
          <w:sz w:val="24"/>
          <w:szCs w:val="24"/>
        </w:rPr>
        <w:t xml:space="preserve"> </w:t>
      </w:r>
      <w:r w:rsidRPr="00970D6A">
        <w:rPr>
          <w:rFonts w:ascii="Times New Roman" w:hAnsi="Times New Roman" w:eastAsia="Calibri" w:cs="Times New Roman"/>
          <w:color w:val="000000" w:themeColor="text1"/>
          <w:sz w:val="24"/>
          <w:szCs w:val="24"/>
        </w:rPr>
        <w:t xml:space="preserve">ngày </w:t>
      </w:r>
      <w:r>
        <w:rPr>
          <w:rFonts w:ascii="Wingdings" w:hAnsi="Wingdings" w:eastAsia="Wingdings" w:cs="Wingdings"/>
          <w:color w:val="000000" w:themeColor="text1"/>
          <w:sz w:val="24"/>
          <w:szCs w:val="24"/>
        </w:rPr>
        <w:t>ð</w:t>
      </w:r>
      <w:r>
        <w:rPr>
          <w:rFonts w:ascii="Times New Roman" w:hAnsi="Times New Roman" w:eastAsia="Calibri" w:cs="Times New Roman"/>
          <w:color w:val="000000" w:themeColor="text1"/>
          <w:sz w:val="24"/>
          <w:szCs w:val="24"/>
        </w:rPr>
        <w:t xml:space="preserve"> </w:t>
      </w:r>
      <w:r w:rsidRPr="00970D6A">
        <w:rPr>
          <w:rFonts w:ascii="Times New Roman" w:hAnsi="Times New Roman" w:eastAsia="Calibri" w:cs="Times New Roman"/>
          <w:color w:val="000000" w:themeColor="text1"/>
          <w:sz w:val="24"/>
          <w:szCs w:val="24"/>
        </w:rPr>
        <w:t xml:space="preserve">hội chứng vành cấp ngày thứ </w:t>
      </w:r>
      <w:r w:rsidR="0075797E">
        <w:rPr>
          <w:rFonts w:ascii="Times New Roman" w:hAnsi="Times New Roman" w:eastAsia="Calibri" w:cs="Times New Roman"/>
          <w:color w:val="000000" w:themeColor="text1"/>
          <w:sz w:val="24"/>
          <w:szCs w:val="24"/>
        </w:rPr>
        <w:t>2</w:t>
      </w:r>
      <w:r w:rsidRPr="00970D6A">
        <w:rPr>
          <w:rFonts w:ascii="Times New Roman" w:hAnsi="Times New Roman" w:eastAsia="Calibri" w:cs="Times New Roman"/>
          <w:color w:val="000000" w:themeColor="text1"/>
          <w:sz w:val="24"/>
          <w:szCs w:val="24"/>
        </w:rPr>
        <w:t>.</w:t>
      </w:r>
    </w:p>
    <w:p w:rsidRPr="0092415D" w:rsidR="00C02B59" w:rsidP="00C02B59" w:rsidRDefault="00C02B59" w14:paraId="24F5501A" w14:textId="1F156976">
      <w:pPr>
        <w:pStyle w:val="ListParagraph"/>
        <w:numPr>
          <w:ilvl w:val="1"/>
          <w:numId w:val="10"/>
        </w:numPr>
        <w:spacing w:after="0" w:line="276" w:lineRule="auto"/>
        <w:ind w:left="1560" w:hanging="284"/>
        <w:jc w:val="both"/>
        <w:rPr>
          <w:rFonts w:ascii="Times New Roman" w:hAnsi="Times New Roman" w:eastAsia="Calibri" w:cs="Times New Roman"/>
          <w:color w:val="000000" w:themeColor="text1"/>
          <w:sz w:val="24"/>
          <w:szCs w:val="24"/>
        </w:rPr>
      </w:pPr>
      <w:r w:rsidRPr="00970D6A">
        <w:rPr>
          <w:rFonts w:ascii="Times New Roman" w:hAnsi="Times New Roman" w:eastAsia="Calibri" w:cs="Times New Roman"/>
          <w:color w:val="000000" w:themeColor="text1"/>
          <w:sz w:val="24"/>
          <w:szCs w:val="24"/>
        </w:rPr>
        <w:t xml:space="preserve">Phân độ Killip: bệnh nhân được khám lâm sàng tại thời điểm nhập viện </w:t>
      </w:r>
      <w:r w:rsidR="00661A3B">
        <w:rPr>
          <w:rFonts w:ascii="Times New Roman" w:hAnsi="Times New Roman" w:eastAsia="Calibri" w:cs="Times New Roman"/>
          <w:color w:val="000000" w:themeColor="text1"/>
          <w:sz w:val="24"/>
          <w:szCs w:val="24"/>
        </w:rPr>
        <w:t xml:space="preserve">không khó </w:t>
      </w:r>
      <w:r w:rsidRPr="00970D6A" w:rsidDel="00661A3B">
        <w:rPr>
          <w:rFonts w:ascii="Times New Roman" w:hAnsi="Times New Roman" w:eastAsia="Calibri" w:cs="Times New Roman"/>
          <w:color w:val="000000" w:themeColor="text1"/>
          <w:sz w:val="24"/>
          <w:szCs w:val="24"/>
        </w:rPr>
        <w:t>thở</w:t>
      </w:r>
      <w:r w:rsidRPr="00970D6A">
        <w:rPr>
          <w:rFonts w:ascii="Times New Roman" w:hAnsi="Times New Roman" w:eastAsia="Calibri" w:cs="Times New Roman"/>
          <w:color w:val="000000" w:themeColor="text1"/>
          <w:sz w:val="24"/>
          <w:szCs w:val="24"/>
        </w:rPr>
        <w:t xml:space="preserve">, </w:t>
      </w:r>
      <w:r w:rsidR="00661A3B">
        <w:rPr>
          <w:rFonts w:ascii="Times New Roman" w:hAnsi="Times New Roman" w:eastAsia="Calibri" w:cs="Times New Roman"/>
          <w:color w:val="000000" w:themeColor="text1"/>
          <w:sz w:val="24"/>
          <w:szCs w:val="24"/>
        </w:rPr>
        <w:t>không ho</w:t>
      </w:r>
      <w:r w:rsidRPr="00970D6A">
        <w:rPr>
          <w:rFonts w:ascii="Times New Roman" w:hAnsi="Times New Roman" w:eastAsia="Calibri" w:cs="Times New Roman"/>
          <w:color w:val="000000" w:themeColor="text1"/>
          <w:sz w:val="24"/>
          <w:szCs w:val="24"/>
        </w:rPr>
        <w:t xml:space="preserve">, phổi không ran </w:t>
      </w:r>
      <w:r w:rsidRPr="00970D6A">
        <w:rPr>
          <w:rFonts w:ascii="Wingdings" w:hAnsi="Wingdings" w:eastAsia="Wingdings" w:cs="Wingdings"/>
          <w:color w:val="000000" w:themeColor="text1"/>
          <w:sz w:val="24"/>
          <w:szCs w:val="24"/>
        </w:rPr>
        <w:t>ð</w:t>
      </w:r>
      <w:r w:rsidRPr="00970D6A">
        <w:rPr>
          <w:rFonts w:ascii="Times New Roman" w:hAnsi="Times New Roman" w:eastAsia="Calibri" w:cs="Times New Roman"/>
          <w:color w:val="000000" w:themeColor="text1"/>
          <w:sz w:val="24"/>
          <w:szCs w:val="24"/>
        </w:rPr>
        <w:t xml:space="preserve"> Killip I.</w:t>
      </w:r>
    </w:p>
    <w:p w:rsidRPr="0092415D" w:rsidR="00C02B59" w:rsidP="00C02B59" w:rsidRDefault="00C02B59" w14:paraId="720EAC37" w14:textId="77777777">
      <w:pPr>
        <w:pStyle w:val="ListParagraph"/>
        <w:numPr>
          <w:ilvl w:val="1"/>
          <w:numId w:val="10"/>
        </w:numPr>
        <w:spacing w:after="0" w:line="276" w:lineRule="auto"/>
        <w:ind w:left="1560" w:hanging="284"/>
        <w:jc w:val="both"/>
        <w:rPr>
          <w:rFonts w:ascii="Times New Roman" w:hAnsi="Times New Roman" w:eastAsia="Calibri" w:cs="Times New Roman"/>
          <w:color w:val="000000" w:themeColor="text1"/>
          <w:sz w:val="24"/>
          <w:szCs w:val="24"/>
        </w:rPr>
      </w:pPr>
      <w:r w:rsidRPr="00970D6A">
        <w:rPr>
          <w:rFonts w:ascii="Times New Roman" w:hAnsi="Times New Roman" w:eastAsia="Calibri" w:cs="Times New Roman"/>
          <w:color w:val="000000" w:themeColor="text1"/>
          <w:sz w:val="24"/>
          <w:szCs w:val="24"/>
        </w:rPr>
        <w:t xml:space="preserve">Biến chứng: </w:t>
      </w:r>
    </w:p>
    <w:p w:rsidRPr="0092415D" w:rsidR="00C02B59" w:rsidP="00C02B59" w:rsidRDefault="00C02B59" w14:paraId="37F1B1B7" w14:textId="77777777">
      <w:pPr>
        <w:pStyle w:val="ListParagraph"/>
        <w:numPr>
          <w:ilvl w:val="2"/>
          <w:numId w:val="11"/>
        </w:numPr>
        <w:spacing w:after="0" w:line="276" w:lineRule="auto"/>
        <w:ind w:left="1843" w:hanging="283"/>
        <w:jc w:val="both"/>
        <w:rPr>
          <w:rFonts w:ascii="Times New Roman" w:hAnsi="Times New Roman" w:eastAsia="Calibri" w:cs="Times New Roman"/>
          <w:color w:val="000000" w:themeColor="text1"/>
          <w:sz w:val="24"/>
          <w:szCs w:val="24"/>
        </w:rPr>
      </w:pPr>
      <w:r w:rsidRPr="00970D6A">
        <w:rPr>
          <w:rFonts w:ascii="Times New Roman" w:hAnsi="Times New Roman" w:eastAsia="Calibri" w:cs="Times New Roman"/>
          <w:color w:val="000000" w:themeColor="text1"/>
          <w:sz w:val="24"/>
          <w:szCs w:val="24"/>
        </w:rPr>
        <w:t>Bệnh nhân tỉnh tiếp xúc tốt, không nghe âm thổi ở tim, nên nghĩ chưa có biến chứng cơ học.</w:t>
      </w:r>
    </w:p>
    <w:p w:rsidRPr="0092415D" w:rsidR="00C02B59" w:rsidP="00C02B59" w:rsidRDefault="00C02B59" w14:paraId="4E3B9D82" w14:textId="00977724">
      <w:pPr>
        <w:pStyle w:val="ListParagraph"/>
        <w:numPr>
          <w:ilvl w:val="2"/>
          <w:numId w:val="11"/>
        </w:numPr>
        <w:spacing w:after="0" w:line="276" w:lineRule="auto"/>
        <w:ind w:left="1843" w:hanging="283"/>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M</w:t>
      </w:r>
      <w:r w:rsidRPr="00970D6A">
        <w:rPr>
          <w:rFonts w:ascii="Times New Roman" w:hAnsi="Times New Roman" w:eastAsia="Calibri" w:cs="Times New Roman"/>
          <w:color w:val="000000" w:themeColor="text1"/>
          <w:sz w:val="24"/>
          <w:szCs w:val="24"/>
        </w:rPr>
        <w:t xml:space="preserve">ạch đều, </w:t>
      </w:r>
      <w:r w:rsidR="00FB6E39">
        <w:rPr>
          <w:rFonts w:ascii="Times New Roman" w:hAnsi="Times New Roman" w:eastAsia="Calibri" w:cs="Times New Roman"/>
          <w:color w:val="000000" w:themeColor="text1"/>
          <w:sz w:val="24"/>
          <w:szCs w:val="24"/>
        </w:rPr>
        <w:t xml:space="preserve">tần số 80 lần/phút, không </w:t>
      </w:r>
      <w:r w:rsidRPr="00970D6A">
        <w:rPr>
          <w:rFonts w:ascii="Times New Roman" w:hAnsi="Times New Roman" w:eastAsia="Calibri" w:cs="Times New Roman"/>
          <w:color w:val="000000" w:themeColor="text1"/>
          <w:sz w:val="24"/>
          <w:szCs w:val="24"/>
        </w:rPr>
        <w:t xml:space="preserve">có mạch đến sớm </w:t>
      </w:r>
      <w:r w:rsidR="00FB6E39">
        <w:rPr>
          <w:rFonts w:ascii="Times New Roman" w:hAnsi="Times New Roman" w:eastAsia="Calibri" w:cs="Times New Roman"/>
          <w:color w:val="000000" w:themeColor="text1"/>
          <w:sz w:val="24"/>
          <w:szCs w:val="24"/>
        </w:rPr>
        <w:t>không</w:t>
      </w:r>
      <w:r w:rsidRPr="00970D6A" w:rsidR="00FB6E39">
        <w:rPr>
          <w:rFonts w:ascii="Times New Roman" w:hAnsi="Times New Roman" w:eastAsia="Calibri" w:cs="Times New Roman"/>
          <w:color w:val="000000" w:themeColor="text1"/>
          <w:sz w:val="24"/>
          <w:szCs w:val="24"/>
        </w:rPr>
        <w:t xml:space="preserve"> </w:t>
      </w:r>
      <w:r>
        <w:rPr>
          <w:rFonts w:ascii="Times New Roman" w:hAnsi="Times New Roman" w:eastAsia="Calibri" w:cs="Times New Roman"/>
          <w:color w:val="000000" w:themeColor="text1"/>
          <w:sz w:val="24"/>
          <w:szCs w:val="24"/>
        </w:rPr>
        <w:t>nghĩ có biến chứng rối loạn nhịp</w:t>
      </w:r>
      <w:r w:rsidR="00FB6E39">
        <w:rPr>
          <w:rFonts w:ascii="Times New Roman" w:hAnsi="Times New Roman" w:eastAsia="Calibri" w:cs="Times New Roman"/>
          <w:color w:val="000000" w:themeColor="text1"/>
          <w:sz w:val="24"/>
          <w:szCs w:val="24"/>
        </w:rPr>
        <w:t xml:space="preserve"> </w:t>
      </w:r>
      <w:r>
        <w:rPr>
          <w:rFonts w:ascii="Wingdings" w:hAnsi="Wingdings" w:eastAsia="Wingdings" w:cs="Wingdings"/>
          <w:color w:val="000000" w:themeColor="text1"/>
          <w:sz w:val="24"/>
          <w:szCs w:val="24"/>
        </w:rPr>
        <w:t>ð</w:t>
      </w:r>
      <w:r>
        <w:rPr>
          <w:rFonts w:ascii="Times New Roman" w:hAnsi="Times New Roman" w:eastAsia="Calibri" w:cs="Times New Roman"/>
          <w:color w:val="000000" w:themeColor="text1"/>
          <w:sz w:val="24"/>
          <w:szCs w:val="24"/>
        </w:rPr>
        <w:t xml:space="preserve"> đề nghị </w:t>
      </w:r>
      <w:r w:rsidR="00134E3D">
        <w:rPr>
          <w:rFonts w:ascii="Times New Roman" w:hAnsi="Times New Roman" w:eastAsia="Calibri" w:cs="Times New Roman"/>
          <w:color w:val="000000" w:themeColor="text1"/>
          <w:sz w:val="24"/>
          <w:szCs w:val="24"/>
        </w:rPr>
        <w:t>điện tâm đồ</w:t>
      </w:r>
      <w:r w:rsidRPr="00970D6A">
        <w:rPr>
          <w:rFonts w:ascii="Times New Roman" w:hAnsi="Times New Roman" w:eastAsia="Calibri" w:cs="Times New Roman"/>
          <w:color w:val="000000" w:themeColor="text1"/>
          <w:sz w:val="24"/>
          <w:szCs w:val="24"/>
        </w:rPr>
        <w:t>.</w:t>
      </w:r>
    </w:p>
    <w:p w:rsidRPr="00F74002" w:rsidR="00C02B59" w:rsidP="00C02B59" w:rsidRDefault="00C02B59" w14:paraId="601670DF" w14:textId="65FFAAF2">
      <w:pPr>
        <w:pStyle w:val="ListParagraph"/>
        <w:numPr>
          <w:ilvl w:val="2"/>
          <w:numId w:val="11"/>
        </w:numPr>
        <w:spacing w:after="0" w:line="276" w:lineRule="auto"/>
        <w:ind w:left="1843" w:hanging="283"/>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 xml:space="preserve">Bệnh nhân </w:t>
      </w:r>
      <w:r w:rsidR="005F6108">
        <w:rPr>
          <w:rFonts w:ascii="Times New Roman" w:hAnsi="Times New Roman" w:eastAsia="Calibri" w:cs="Times New Roman"/>
          <w:color w:val="000000" w:themeColor="text1"/>
          <w:sz w:val="24"/>
          <w:szCs w:val="24"/>
        </w:rPr>
        <w:t xml:space="preserve">không có </w:t>
      </w:r>
      <w:r>
        <w:rPr>
          <w:rFonts w:ascii="Times New Roman" w:hAnsi="Times New Roman" w:eastAsia="Calibri" w:cs="Times New Roman"/>
          <w:color w:val="000000" w:themeColor="text1"/>
          <w:sz w:val="24"/>
          <w:szCs w:val="24"/>
        </w:rPr>
        <w:t>khó thở</w:t>
      </w:r>
      <w:r w:rsidR="005F6108">
        <w:rPr>
          <w:rFonts w:ascii="Times New Roman" w:hAnsi="Times New Roman" w:eastAsia="Calibri" w:cs="Times New Roman"/>
          <w:color w:val="000000" w:themeColor="text1"/>
          <w:sz w:val="24"/>
          <w:szCs w:val="24"/>
        </w:rPr>
        <w:t>, không khó thở khi đi lại</w:t>
      </w:r>
      <w:r w:rsidDel="00220232">
        <w:rPr>
          <w:rFonts w:ascii="Times New Roman" w:hAnsi="Times New Roman" w:eastAsia="Calibri" w:cs="Times New Roman"/>
          <w:color w:val="000000" w:themeColor="text1"/>
          <w:sz w:val="24"/>
          <w:szCs w:val="24"/>
        </w:rPr>
        <w:t xml:space="preserve"> </w:t>
      </w:r>
      <w:r w:rsidRPr="0092415D">
        <w:rPr>
          <w:rFonts w:ascii="Times New Roman" w:hAnsi="Times New Roman" w:eastAsia="Calibri" w:cs="Times New Roman"/>
          <w:color w:val="000000" w:themeColor="text1"/>
          <w:sz w:val="24"/>
          <w:szCs w:val="24"/>
        </w:rPr>
        <w:t xml:space="preserve">nên </w:t>
      </w:r>
      <w:r w:rsidR="00220232">
        <w:rPr>
          <w:rFonts w:ascii="Times New Roman" w:hAnsi="Times New Roman" w:eastAsia="Calibri" w:cs="Times New Roman"/>
          <w:color w:val="000000" w:themeColor="text1"/>
          <w:sz w:val="24"/>
          <w:szCs w:val="24"/>
        </w:rPr>
        <w:t xml:space="preserve">không nghĩ tới </w:t>
      </w:r>
      <w:r w:rsidRPr="0092415D">
        <w:rPr>
          <w:rFonts w:ascii="Times New Roman" w:hAnsi="Times New Roman" w:eastAsia="Calibri" w:cs="Times New Roman"/>
          <w:color w:val="000000" w:themeColor="text1"/>
          <w:sz w:val="24"/>
          <w:szCs w:val="24"/>
        </w:rPr>
        <w:t>biến chứng</w:t>
      </w:r>
      <w:r>
        <w:rPr>
          <w:rFonts w:ascii="Times New Roman" w:hAnsi="Times New Roman" w:eastAsia="Calibri" w:cs="Times New Roman"/>
          <w:color w:val="000000" w:themeColor="text1"/>
          <w:sz w:val="24"/>
          <w:szCs w:val="24"/>
        </w:rPr>
        <w:t xml:space="preserve"> đợt mất bù cấp của</w:t>
      </w:r>
      <w:r w:rsidRPr="0092415D">
        <w:rPr>
          <w:rFonts w:ascii="Times New Roman" w:hAnsi="Times New Roman" w:eastAsia="Calibri" w:cs="Times New Roman"/>
          <w:color w:val="000000" w:themeColor="text1"/>
          <w:sz w:val="24"/>
          <w:szCs w:val="24"/>
        </w:rPr>
        <w:t xml:space="preserve"> suy tim</w:t>
      </w:r>
      <w:r>
        <w:rPr>
          <w:rFonts w:ascii="Times New Roman" w:hAnsi="Times New Roman" w:eastAsia="Calibri" w:cs="Times New Roman"/>
          <w:color w:val="000000" w:themeColor="text1"/>
          <w:sz w:val="24"/>
          <w:szCs w:val="24"/>
        </w:rPr>
        <w:t>.</w:t>
      </w:r>
    </w:p>
    <w:p w:rsidRPr="00970D6A" w:rsidR="00C02B59" w:rsidP="00C02B59" w:rsidRDefault="00C02B59" w14:paraId="57F50363" w14:textId="5B8A2A9B">
      <w:pPr>
        <w:pStyle w:val="ListParagraph"/>
        <w:numPr>
          <w:ilvl w:val="0"/>
          <w:numId w:val="10"/>
        </w:numPr>
        <w:spacing w:after="0" w:line="276" w:lineRule="auto"/>
        <w:ind w:left="1276" w:hanging="283"/>
        <w:jc w:val="both"/>
        <w:rPr>
          <w:rFonts w:ascii="Times New Roman" w:hAnsi="Times New Roman" w:cs="Times New Roman"/>
          <w:sz w:val="24"/>
          <w:szCs w:val="24"/>
        </w:rPr>
      </w:pPr>
      <w:r w:rsidRPr="1F383EA0">
        <w:rPr>
          <w:rFonts w:ascii="Times New Roman" w:hAnsi="Times New Roman" w:eastAsia="Calibri" w:cs="Times New Roman"/>
          <w:strike/>
          <w:color w:val="000000" w:themeColor="text1"/>
          <w:sz w:val="24"/>
          <w:szCs w:val="24"/>
        </w:rPr>
        <w:t>Ít</w:t>
      </w:r>
      <w:r w:rsidRPr="1F383EA0">
        <w:rPr>
          <w:rFonts w:ascii="Times New Roman" w:hAnsi="Times New Roman" w:eastAsia="Calibri" w:cs="Times New Roman"/>
          <w:color w:val="000000" w:themeColor="text1"/>
          <w:sz w:val="24"/>
          <w:szCs w:val="24"/>
        </w:rPr>
        <w:t xml:space="preserve"> không</w:t>
      </w:r>
      <w:r w:rsidRPr="00970D6A">
        <w:rPr>
          <w:rFonts w:ascii="Times New Roman" w:hAnsi="Times New Roman" w:eastAsia="Calibri" w:cs="Times New Roman"/>
          <w:color w:val="000000" w:themeColor="text1"/>
          <w:sz w:val="24"/>
          <w:szCs w:val="24"/>
        </w:rPr>
        <w:t xml:space="preserve"> nghĩ viêm màng ngoài tim cấp vì bệnh nhân không giảm đau khi cúi người ra trước,</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không đau tăng khi ho, khi hít thở sâu, khi xoay trở, không có tiếng cọ màng tim</w:t>
      </w:r>
      <w:r w:rsidR="00A74144">
        <w:rPr>
          <w:rFonts w:ascii="Times New Roman" w:hAnsi="Times New Roman" w:eastAsia="Calibri" w:cs="Times New Roman"/>
          <w:color w:val="000000" w:themeColor="text1"/>
          <w:sz w:val="24"/>
          <w:szCs w:val="24"/>
        </w:rPr>
        <w:t xml:space="preserve"> </w:t>
      </w:r>
      <w:r w:rsidR="00A74144">
        <w:rPr>
          <w:rFonts w:ascii="Wingdings" w:hAnsi="Wingdings" w:eastAsia="Wingdings" w:cs="Wingdings"/>
          <w:color w:val="000000" w:themeColor="text1"/>
          <w:sz w:val="24"/>
          <w:szCs w:val="24"/>
        </w:rPr>
        <w:t>ð</w:t>
      </w:r>
      <w:r w:rsidR="00A74144">
        <w:rPr>
          <w:rFonts w:ascii="Times New Roman" w:hAnsi="Times New Roman" w:eastAsia="Calibri" w:cs="Times New Roman"/>
          <w:color w:val="000000" w:themeColor="text1"/>
          <w:sz w:val="24"/>
          <w:szCs w:val="24"/>
        </w:rPr>
        <w:t xml:space="preserve"> đề nghị siêu âm</w:t>
      </w:r>
      <w:r w:rsidRPr="00970D6A" w:rsidR="00A74144">
        <w:rPr>
          <w:rFonts w:ascii="Times New Roman" w:hAnsi="Times New Roman" w:eastAsia="Calibri" w:cs="Times New Roman"/>
          <w:color w:val="000000" w:themeColor="text1"/>
          <w:sz w:val="24"/>
          <w:szCs w:val="24"/>
        </w:rPr>
        <w:t xml:space="preserve"> tim</w:t>
      </w:r>
      <w:r w:rsidR="00A74144">
        <w:rPr>
          <w:rFonts w:ascii="Times New Roman" w:hAnsi="Times New Roman" w:eastAsia="Calibri" w:cs="Times New Roman"/>
          <w:color w:val="000000" w:themeColor="text1"/>
          <w:sz w:val="24"/>
          <w:szCs w:val="24"/>
        </w:rPr>
        <w:t xml:space="preserve"> </w:t>
      </w:r>
      <w:r w:rsidR="00220232">
        <w:rPr>
          <w:rFonts w:ascii="Times New Roman" w:hAnsi="Times New Roman" w:eastAsia="Calibri" w:cs="Times New Roman"/>
          <w:color w:val="000000" w:themeColor="text1"/>
          <w:sz w:val="24"/>
          <w:szCs w:val="24"/>
        </w:rPr>
        <w:t>đ</w:t>
      </w:r>
      <w:r w:rsidR="00A74144">
        <w:rPr>
          <w:rFonts w:ascii="Times New Roman" w:hAnsi="Times New Roman" w:eastAsia="Calibri" w:cs="Times New Roman"/>
          <w:color w:val="000000" w:themeColor="text1"/>
          <w:sz w:val="24"/>
          <w:szCs w:val="24"/>
        </w:rPr>
        <w:t>ể loại trừ.</w:t>
      </w:r>
    </w:p>
    <w:p w:rsidR="00C02B59" w:rsidP="00C02B59" w:rsidRDefault="00C02B59" w14:paraId="6D8FC7C7" w14:textId="764535FA">
      <w:pPr>
        <w:pStyle w:val="ListParagraph"/>
        <w:numPr>
          <w:ilvl w:val="0"/>
          <w:numId w:val="10"/>
        </w:numPr>
        <w:spacing w:after="0" w:line="276" w:lineRule="auto"/>
        <w:ind w:left="1276" w:hanging="283"/>
        <w:jc w:val="both"/>
        <w:rPr>
          <w:rFonts w:ascii="Times New Roman" w:hAnsi="Times New Roman" w:cs="Times New Roman"/>
          <w:sz w:val="24"/>
          <w:szCs w:val="24"/>
        </w:rPr>
      </w:pPr>
      <w:r w:rsidRPr="00970D6A">
        <w:rPr>
          <w:rFonts w:ascii="Times New Roman" w:hAnsi="Times New Roman" w:eastAsia="Calibri" w:cs="Times New Roman"/>
          <w:color w:val="000000" w:themeColor="text1"/>
          <w:sz w:val="24"/>
          <w:szCs w:val="24"/>
        </w:rPr>
        <w:t>Ít nghĩ viêm cơ tim vì bệnh nhân không có nhiễm trùng siêu vi trước đó. Tuy nhiên bệnh</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 xml:space="preserve">viêm cơ tim đôi khi cũng có triệu chứng tương tự như bệnh mạch vành </w:t>
      </w:r>
      <w:r w:rsidR="00A74144">
        <w:rPr>
          <w:rFonts w:ascii="Wingdings" w:hAnsi="Wingdings" w:eastAsia="Wingdings" w:cs="Wingdings"/>
          <w:color w:val="000000" w:themeColor="text1"/>
          <w:sz w:val="24"/>
          <w:szCs w:val="24"/>
        </w:rPr>
        <w:t>ð</w:t>
      </w:r>
      <w:r w:rsidR="00A74144">
        <w:rPr>
          <w:rFonts w:ascii="Times New Roman" w:hAnsi="Times New Roman" w:eastAsia="Calibri" w:cs="Times New Roman"/>
          <w:color w:val="000000" w:themeColor="text1"/>
          <w:sz w:val="24"/>
          <w:szCs w:val="24"/>
        </w:rPr>
        <w:t xml:space="preserve"> đề nghị </w:t>
      </w:r>
      <w:r w:rsidRPr="00970D6A">
        <w:rPr>
          <w:rFonts w:ascii="Times New Roman" w:hAnsi="Times New Roman" w:eastAsia="Calibri" w:cs="Times New Roman"/>
          <w:color w:val="000000" w:themeColor="text1"/>
          <w:sz w:val="24"/>
          <w:szCs w:val="24"/>
        </w:rPr>
        <w:t>men tim</w:t>
      </w:r>
      <w:r w:rsidR="00A74144">
        <w:rPr>
          <w:rFonts w:ascii="Times New Roman" w:hAnsi="Times New Roman" w:eastAsia="Calibri" w:cs="Times New Roman"/>
          <w:color w:val="000000" w:themeColor="text1"/>
          <w:sz w:val="24"/>
          <w:szCs w:val="24"/>
        </w:rPr>
        <w:t xml:space="preserve"> </w:t>
      </w:r>
      <w:r w:rsidR="00220232">
        <w:rPr>
          <w:rFonts w:ascii="Times New Roman" w:hAnsi="Times New Roman" w:eastAsia="Calibri" w:cs="Times New Roman"/>
          <w:color w:val="000000" w:themeColor="text1"/>
          <w:sz w:val="24"/>
          <w:szCs w:val="24"/>
        </w:rPr>
        <w:t>đ</w:t>
      </w:r>
      <w:r w:rsidR="00A74144">
        <w:rPr>
          <w:rFonts w:ascii="Times New Roman" w:hAnsi="Times New Roman" w:eastAsia="Calibri" w:cs="Times New Roman"/>
          <w:color w:val="000000" w:themeColor="text1"/>
          <w:sz w:val="24"/>
          <w:szCs w:val="24"/>
        </w:rPr>
        <w:t>ể loại trừ.</w:t>
      </w:r>
    </w:p>
    <w:p w:rsidRPr="00970D6A" w:rsidR="00C02B59" w:rsidP="00C02B59" w:rsidRDefault="00C02B59" w14:paraId="3FEFFCD4" w14:textId="62044083">
      <w:pPr>
        <w:pStyle w:val="ListParagraph"/>
        <w:numPr>
          <w:ilvl w:val="0"/>
          <w:numId w:val="10"/>
        </w:numPr>
        <w:spacing w:after="0" w:line="276" w:lineRule="auto"/>
        <w:ind w:left="1276" w:hanging="283"/>
        <w:jc w:val="both"/>
        <w:rPr>
          <w:rFonts w:ascii="Times New Roman" w:hAnsi="Times New Roman" w:cs="Times New Roman"/>
          <w:sz w:val="24"/>
          <w:szCs w:val="24"/>
        </w:rPr>
      </w:pPr>
      <w:r w:rsidRPr="00970D6A">
        <w:rPr>
          <w:rFonts w:ascii="Times New Roman" w:hAnsi="Times New Roman" w:eastAsia="Calibri" w:cs="Times New Roman"/>
          <w:color w:val="000000" w:themeColor="text1"/>
          <w:sz w:val="24"/>
          <w:szCs w:val="24"/>
        </w:rPr>
        <w:t>Không nghĩ hẹp van động mạch chủ nặng vì nghe tim không có âm thổi tâm thu ở KLS 3</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 xml:space="preserve">bên (T) và KLS 2 bên (P). Hẹp van động mạch chủ nặng thường có tam chứng: </w:t>
      </w:r>
      <w:r w:rsidR="00630AE8">
        <w:rPr>
          <w:rFonts w:ascii="Times New Roman" w:hAnsi="Times New Roman" w:eastAsia="Calibri" w:cs="Times New Roman"/>
          <w:color w:val="000000" w:themeColor="text1"/>
          <w:sz w:val="24"/>
          <w:szCs w:val="24"/>
        </w:rPr>
        <w:t>j</w:t>
      </w:r>
      <w:r w:rsidRPr="00970D6A">
        <w:rPr>
          <w:rFonts w:ascii="Times New Roman" w:hAnsi="Times New Roman" w:eastAsia="Calibri" w:cs="Times New Roman"/>
          <w:color w:val="000000" w:themeColor="text1"/>
          <w:sz w:val="24"/>
          <w:szCs w:val="24"/>
        </w:rPr>
        <w:t>đau ngực</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khi gắng sức, khó thở khi gắng sức và ngất khi gắng sức. Ở bệnh nhân này đau ngực, không ngất nên không nghĩ bệnh nhân bị hẹp van động mạch chủ.</w:t>
      </w:r>
    </w:p>
    <w:p w:rsidRPr="00970D6A" w:rsidR="00C02B59" w:rsidP="00C02B59" w:rsidRDefault="00C02B59" w14:paraId="74C31B44" w14:textId="77777777">
      <w:pPr>
        <w:pStyle w:val="ListParagraph"/>
        <w:numPr>
          <w:ilvl w:val="0"/>
          <w:numId w:val="9"/>
        </w:numPr>
        <w:spacing w:after="0" w:line="276" w:lineRule="auto"/>
        <w:ind w:left="993" w:hanging="284"/>
        <w:jc w:val="both"/>
        <w:rPr>
          <w:rFonts w:ascii="Times New Roman" w:hAnsi="Times New Roman" w:cs="Times New Roman"/>
          <w:sz w:val="24"/>
          <w:szCs w:val="24"/>
        </w:rPr>
      </w:pPr>
      <w:r w:rsidRPr="00970D6A">
        <w:rPr>
          <w:rFonts w:ascii="Times New Roman" w:hAnsi="Times New Roman" w:eastAsia="Calibri" w:cs="Times New Roman"/>
          <w:color w:val="000000" w:themeColor="text1"/>
          <w:sz w:val="24"/>
          <w:szCs w:val="24"/>
        </w:rPr>
        <w:t>Nguyên nhân do phổi:</w:t>
      </w:r>
    </w:p>
    <w:p w:rsidRPr="005C6A92" w:rsidR="00C02B59" w:rsidP="00C02B59" w:rsidRDefault="00C02B59" w14:paraId="7BFA0020" w14:textId="77777777">
      <w:pPr>
        <w:pStyle w:val="ListParagraph"/>
        <w:numPr>
          <w:ilvl w:val="0"/>
          <w:numId w:val="10"/>
        </w:numPr>
        <w:spacing w:after="0" w:line="276" w:lineRule="auto"/>
        <w:ind w:left="1276" w:hanging="283"/>
        <w:jc w:val="both"/>
        <w:rPr>
          <w:rFonts w:ascii="Times New Roman" w:hAnsi="Times New Roman" w:cs="Times New Roman"/>
          <w:sz w:val="24"/>
          <w:szCs w:val="24"/>
        </w:rPr>
      </w:pPr>
      <w:r>
        <w:rPr>
          <w:rFonts w:ascii="Times New Roman" w:hAnsi="Times New Roman" w:eastAsia="Calibri" w:cs="Times New Roman"/>
          <w:color w:val="000000" w:themeColor="text1"/>
          <w:sz w:val="24"/>
          <w:szCs w:val="24"/>
        </w:rPr>
        <w:t>Bệnh</w:t>
      </w:r>
      <w:r w:rsidRPr="00970D6A">
        <w:rPr>
          <w:rFonts w:ascii="Times New Roman" w:hAnsi="Times New Roman" w:eastAsia="Calibri" w:cs="Times New Roman"/>
          <w:color w:val="000000" w:themeColor="text1"/>
          <w:sz w:val="24"/>
          <w:szCs w:val="24"/>
        </w:rPr>
        <w:t xml:space="preserve"> lý màng phổi (TDMP/TKMP)</w:t>
      </w:r>
      <w:r>
        <w:rPr>
          <w:rFonts w:ascii="Times New Roman" w:hAnsi="Times New Roman" w:eastAsia="Calibri" w:cs="Times New Roman"/>
          <w:color w:val="000000" w:themeColor="text1"/>
          <w:sz w:val="24"/>
          <w:szCs w:val="24"/>
        </w:rPr>
        <w:t>: không nghĩ</w:t>
      </w:r>
      <w:r w:rsidRPr="00970D6A">
        <w:rPr>
          <w:rFonts w:ascii="Times New Roman" w:hAnsi="Times New Roman" w:eastAsia="Calibri" w:cs="Times New Roman"/>
          <w:color w:val="000000" w:themeColor="text1"/>
          <w:sz w:val="24"/>
          <w:szCs w:val="24"/>
        </w:rPr>
        <w:t xml:space="preserve"> vì bệnh nhân không đau ngực kiểu</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màng phổi, khám phổi bình thường (không có hội chứng 3 giảm của TDMP, không có</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hội chứng TKMP)</w:t>
      </w:r>
      <w:r>
        <w:rPr>
          <w:rFonts w:ascii="Times New Roman" w:hAnsi="Times New Roman" w:eastAsia="Calibri" w:cs="Times New Roman"/>
          <w:color w:val="000000" w:themeColor="text1"/>
          <w:sz w:val="24"/>
          <w:szCs w:val="24"/>
        </w:rPr>
        <w:t>.</w:t>
      </w:r>
    </w:p>
    <w:p w:rsidRPr="005C6A92" w:rsidR="00C02B59" w:rsidP="00C02B59" w:rsidRDefault="00C02B59" w14:paraId="40E3D8B7" w14:textId="77777777">
      <w:pPr>
        <w:pStyle w:val="ListParagraph"/>
        <w:numPr>
          <w:ilvl w:val="0"/>
          <w:numId w:val="10"/>
        </w:numPr>
        <w:spacing w:after="0" w:line="276" w:lineRule="auto"/>
        <w:ind w:left="1276" w:hanging="283"/>
        <w:jc w:val="both"/>
        <w:rPr>
          <w:rFonts w:ascii="Times New Roman" w:hAnsi="Times New Roman" w:cs="Times New Roman"/>
          <w:sz w:val="24"/>
          <w:szCs w:val="24"/>
        </w:rPr>
      </w:pPr>
      <w:r>
        <w:rPr>
          <w:rFonts w:ascii="Times New Roman" w:hAnsi="Times New Roman" w:eastAsia="Calibri" w:cs="Times New Roman"/>
          <w:color w:val="000000" w:themeColor="text1"/>
          <w:sz w:val="24"/>
          <w:szCs w:val="24"/>
        </w:rPr>
        <w:t>Viêm</w:t>
      </w:r>
      <w:r w:rsidRPr="005C6A92">
        <w:rPr>
          <w:rFonts w:ascii="Times New Roman" w:hAnsi="Times New Roman" w:eastAsia="Calibri" w:cs="Times New Roman"/>
          <w:color w:val="000000" w:themeColor="text1"/>
          <w:sz w:val="24"/>
          <w:szCs w:val="24"/>
        </w:rPr>
        <w:t xml:space="preserve"> phổi</w:t>
      </w:r>
      <w:r>
        <w:rPr>
          <w:rFonts w:ascii="Times New Roman" w:hAnsi="Times New Roman" w:eastAsia="Calibri" w:cs="Times New Roman"/>
          <w:color w:val="000000" w:themeColor="text1"/>
          <w:sz w:val="24"/>
          <w:szCs w:val="24"/>
        </w:rPr>
        <w:t>: không nghĩ</w:t>
      </w:r>
      <w:r w:rsidRPr="005C6A92">
        <w:rPr>
          <w:rFonts w:ascii="Times New Roman" w:hAnsi="Times New Roman" w:eastAsia="Calibri" w:cs="Times New Roman"/>
          <w:color w:val="000000" w:themeColor="text1"/>
          <w:sz w:val="24"/>
          <w:szCs w:val="24"/>
        </w:rPr>
        <w:t xml:space="preserve"> vì không có hội chứng nhiễm trùng đường hô hấp dưới, bệnh nhân</w:t>
      </w:r>
      <w:r w:rsidRPr="005C6A92">
        <w:rPr>
          <w:rFonts w:ascii="Times New Roman" w:hAnsi="Times New Roman" w:cs="Times New Roman"/>
          <w:sz w:val="24"/>
          <w:szCs w:val="24"/>
        </w:rPr>
        <w:t xml:space="preserve"> </w:t>
      </w:r>
      <w:r w:rsidRPr="005C6A92">
        <w:rPr>
          <w:rFonts w:ascii="Times New Roman" w:hAnsi="Times New Roman" w:eastAsia="Calibri" w:cs="Times New Roman"/>
          <w:color w:val="000000" w:themeColor="text1"/>
          <w:sz w:val="24"/>
          <w:szCs w:val="24"/>
        </w:rPr>
        <w:t xml:space="preserve">không đau ngực kiểu  màng phổi, khám: phổi trong không ran. </w:t>
      </w:r>
    </w:p>
    <w:p w:rsidRPr="005C6A92" w:rsidR="00C02B59" w:rsidP="00C02B59" w:rsidRDefault="00C02B59" w14:paraId="7FFDBF84" w14:textId="3926C1D1">
      <w:pPr>
        <w:pStyle w:val="ListParagraph"/>
        <w:numPr>
          <w:ilvl w:val="0"/>
          <w:numId w:val="10"/>
        </w:numPr>
        <w:spacing w:after="0" w:line="276" w:lineRule="auto"/>
        <w:ind w:left="1276" w:hanging="283"/>
        <w:jc w:val="both"/>
        <w:rPr>
          <w:rFonts w:ascii="Times New Roman" w:hAnsi="Times New Roman" w:cs="Times New Roman"/>
          <w:sz w:val="24"/>
          <w:szCs w:val="24"/>
        </w:rPr>
      </w:pPr>
      <w:r>
        <w:rPr>
          <w:rFonts w:ascii="Times New Roman" w:hAnsi="Times New Roman" w:eastAsia="Calibri" w:cs="Times New Roman"/>
          <w:color w:val="000000" w:themeColor="text1"/>
          <w:sz w:val="24"/>
          <w:szCs w:val="24"/>
        </w:rPr>
        <w:t>T</w:t>
      </w:r>
      <w:r w:rsidRPr="005C6A92">
        <w:rPr>
          <w:rFonts w:ascii="Times New Roman" w:hAnsi="Times New Roman" w:eastAsia="Calibri" w:cs="Times New Roman"/>
          <w:color w:val="000000" w:themeColor="text1"/>
          <w:sz w:val="24"/>
          <w:szCs w:val="24"/>
        </w:rPr>
        <w:t>huyên tắc phổi</w:t>
      </w:r>
      <w:r>
        <w:rPr>
          <w:rFonts w:ascii="Times New Roman" w:hAnsi="Times New Roman" w:eastAsia="Calibri" w:cs="Times New Roman"/>
          <w:color w:val="000000" w:themeColor="text1"/>
          <w:sz w:val="24"/>
          <w:szCs w:val="24"/>
        </w:rPr>
        <w:t>:</w:t>
      </w:r>
      <w:r w:rsidRPr="005C6A92">
        <w:rPr>
          <w:rFonts w:ascii="Times New Roman" w:hAnsi="Times New Roman" w:eastAsia="Calibri" w:cs="Times New Roman"/>
          <w:color w:val="000000" w:themeColor="text1"/>
          <w:sz w:val="24"/>
          <w:szCs w:val="24"/>
        </w:rPr>
        <w:t xml:space="preserve"> </w:t>
      </w:r>
      <w:r>
        <w:rPr>
          <w:rFonts w:ascii="Times New Roman" w:hAnsi="Times New Roman" w:eastAsia="Calibri" w:cs="Times New Roman"/>
          <w:color w:val="000000" w:themeColor="text1"/>
          <w:sz w:val="24"/>
          <w:szCs w:val="24"/>
        </w:rPr>
        <w:t xml:space="preserve">bệnh nhân </w:t>
      </w:r>
      <w:r w:rsidR="00337787">
        <w:rPr>
          <w:rFonts w:ascii="Times New Roman" w:hAnsi="Times New Roman" w:eastAsia="Calibri" w:cs="Times New Roman"/>
          <w:color w:val="000000" w:themeColor="text1"/>
          <w:sz w:val="24"/>
          <w:szCs w:val="24"/>
        </w:rPr>
        <w:t>nữ</w:t>
      </w:r>
      <w:r>
        <w:rPr>
          <w:rFonts w:ascii="Times New Roman" w:hAnsi="Times New Roman" w:eastAsia="Calibri" w:cs="Times New Roman"/>
          <w:color w:val="000000" w:themeColor="text1"/>
          <w:sz w:val="24"/>
          <w:szCs w:val="24"/>
        </w:rPr>
        <w:t>,</w:t>
      </w:r>
      <w:r w:rsidR="00337787">
        <w:rPr>
          <w:rFonts w:ascii="Times New Roman" w:hAnsi="Times New Roman" w:eastAsia="Calibri" w:cs="Times New Roman"/>
          <w:color w:val="000000" w:themeColor="text1"/>
          <w:sz w:val="24"/>
          <w:szCs w:val="24"/>
        </w:rPr>
        <w:t xml:space="preserve"> lớn tuổi, lối sống thụ động</w:t>
      </w:r>
      <w:r w:rsidR="00AF28FB">
        <w:rPr>
          <w:rFonts w:ascii="Times New Roman" w:hAnsi="Times New Roman" w:eastAsia="Calibri" w:cs="Times New Roman"/>
          <w:color w:val="000000" w:themeColor="text1"/>
          <w:sz w:val="24"/>
          <w:szCs w:val="24"/>
        </w:rPr>
        <w:t xml:space="preserve"> là các yếu tố nguy cơ, cần loại trừ</w:t>
      </w:r>
      <w:r w:rsidDel="00337787">
        <w:rPr>
          <w:rFonts w:ascii="Times New Roman" w:hAnsi="Times New Roman" w:eastAsia="Calibri" w:cs="Times New Roman"/>
          <w:color w:val="000000" w:themeColor="text1"/>
          <w:sz w:val="24"/>
          <w:szCs w:val="24"/>
        </w:rPr>
        <w:t xml:space="preserve"> </w:t>
      </w:r>
      <w:r>
        <w:rPr>
          <w:rFonts w:ascii="Wingdings" w:hAnsi="Wingdings" w:eastAsia="Wingdings" w:cs="Wingdings"/>
          <w:color w:val="000000" w:themeColor="text1"/>
          <w:sz w:val="24"/>
          <w:szCs w:val="24"/>
        </w:rPr>
        <w:t>ð</w:t>
      </w:r>
      <w:r>
        <w:rPr>
          <w:rFonts w:ascii="Times New Roman" w:hAnsi="Times New Roman" w:eastAsia="Calibri" w:cs="Times New Roman"/>
          <w:color w:val="000000" w:themeColor="text1"/>
          <w:sz w:val="24"/>
          <w:szCs w:val="24"/>
        </w:rPr>
        <w:t xml:space="preserve"> đề nghị D-Dimer.</w:t>
      </w:r>
      <w:r w:rsidRPr="005C6A92">
        <w:rPr>
          <w:rFonts w:ascii="Times New Roman" w:hAnsi="Times New Roman" w:eastAsia="Calibri" w:cs="Times New Roman"/>
          <w:color w:val="000000" w:themeColor="text1"/>
          <w:sz w:val="24"/>
          <w:szCs w:val="24"/>
        </w:rPr>
        <w:t xml:space="preserve"> </w:t>
      </w:r>
    </w:p>
    <w:p w:rsidRPr="00970D6A" w:rsidR="00C02B59" w:rsidP="00C02B59" w:rsidRDefault="00C02B59" w14:paraId="44A91F64" w14:textId="77777777">
      <w:pPr>
        <w:pStyle w:val="ListParagraph"/>
        <w:numPr>
          <w:ilvl w:val="0"/>
          <w:numId w:val="9"/>
        </w:numPr>
        <w:spacing w:after="0" w:line="276" w:lineRule="auto"/>
        <w:ind w:left="993" w:hanging="284"/>
        <w:jc w:val="both"/>
        <w:rPr>
          <w:rFonts w:ascii="Times New Roman" w:hAnsi="Times New Roman" w:cs="Times New Roman"/>
          <w:sz w:val="24"/>
          <w:szCs w:val="24"/>
        </w:rPr>
      </w:pPr>
      <w:r w:rsidRPr="00970D6A">
        <w:rPr>
          <w:rFonts w:ascii="Times New Roman" w:hAnsi="Times New Roman" w:eastAsia="Calibri" w:cs="Times New Roman"/>
          <w:color w:val="000000" w:themeColor="text1"/>
          <w:sz w:val="24"/>
          <w:szCs w:val="24"/>
        </w:rPr>
        <w:t>Phình bóc tách động mạch chủ ngực:</w:t>
      </w:r>
    </w:p>
    <w:p w:rsidRPr="00970D6A" w:rsidR="00C02B59" w:rsidP="00C02B59" w:rsidRDefault="00C02B59" w14:paraId="272623A9" w14:textId="4B38566A">
      <w:pPr>
        <w:spacing w:after="0" w:line="276" w:lineRule="auto"/>
        <w:ind w:left="993"/>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 xml:space="preserve">Bệnh nhân </w:t>
      </w:r>
      <w:r w:rsidR="00DF61E9">
        <w:rPr>
          <w:rFonts w:ascii="Times New Roman" w:hAnsi="Times New Roman" w:eastAsia="Calibri" w:cs="Times New Roman"/>
          <w:color w:val="000000" w:themeColor="text1"/>
          <w:sz w:val="24"/>
          <w:szCs w:val="24"/>
        </w:rPr>
        <w:t xml:space="preserve">nữ </w:t>
      </w:r>
      <w:r>
        <w:rPr>
          <w:rFonts w:ascii="Times New Roman" w:hAnsi="Times New Roman" w:eastAsia="Calibri" w:cs="Times New Roman"/>
          <w:color w:val="000000" w:themeColor="text1"/>
          <w:sz w:val="24"/>
          <w:szCs w:val="24"/>
        </w:rPr>
        <w:t xml:space="preserve">lớn tuổi, có tiền căn </w:t>
      </w:r>
      <w:r w:rsidR="00DF61E9">
        <w:rPr>
          <w:rFonts w:ascii="Times New Roman" w:hAnsi="Times New Roman" w:eastAsia="Calibri" w:cs="Times New Roman"/>
          <w:color w:val="000000" w:themeColor="text1"/>
          <w:sz w:val="24"/>
          <w:szCs w:val="24"/>
        </w:rPr>
        <w:t>tăng huyết áp, đái tháo đường lâu năm</w:t>
      </w:r>
      <w:r>
        <w:rPr>
          <w:rFonts w:ascii="Times New Roman" w:hAnsi="Times New Roman" w:eastAsia="Calibri" w:cs="Times New Roman"/>
          <w:color w:val="000000" w:themeColor="text1"/>
          <w:sz w:val="24"/>
          <w:szCs w:val="24"/>
        </w:rPr>
        <w:t xml:space="preserve">, </w:t>
      </w:r>
      <w:r w:rsidRPr="00970D6A">
        <w:rPr>
          <w:rFonts w:ascii="Times New Roman" w:hAnsi="Times New Roman" w:eastAsia="Calibri" w:cs="Times New Roman"/>
          <w:color w:val="000000" w:themeColor="text1"/>
          <w:sz w:val="24"/>
          <w:szCs w:val="24"/>
        </w:rPr>
        <w:t>bệnh nhân này đau ngực đột ngột dữ dội ngay</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khi khởi phát như trong phình bóc tách động mạch chủ ngực</w:t>
      </w:r>
      <w:r>
        <w:rPr>
          <w:rFonts w:ascii="Times New Roman" w:hAnsi="Times New Roman" w:eastAsia="Calibri" w:cs="Times New Roman"/>
          <w:color w:val="000000" w:themeColor="text1"/>
          <w:sz w:val="24"/>
          <w:szCs w:val="24"/>
        </w:rPr>
        <w:t xml:space="preserve"> </w:t>
      </w:r>
      <w:r w:rsidRPr="1F383EA0">
        <w:rPr>
          <w:rFonts w:ascii="Times New Roman" w:hAnsi="Times New Roman" w:eastAsia="Calibri" w:cs="Times New Roman"/>
          <w:color w:val="000000" w:themeColor="text1"/>
          <w:sz w:val="24"/>
          <w:szCs w:val="24"/>
        </w:rPr>
        <w:t xml:space="preserve">nên chưa loại trừ </w:t>
      </w:r>
      <w:r>
        <w:rPr>
          <w:rFonts w:ascii="Wingdings" w:hAnsi="Wingdings" w:eastAsia="Wingdings" w:cs="Wingdings"/>
          <w:color w:val="000000" w:themeColor="text1"/>
          <w:sz w:val="24"/>
          <w:szCs w:val="24"/>
        </w:rPr>
        <w:t>ð</w:t>
      </w:r>
      <w:r>
        <w:rPr>
          <w:rFonts w:ascii="Times New Roman" w:hAnsi="Times New Roman" w:eastAsia="Calibri" w:cs="Times New Roman"/>
          <w:color w:val="000000" w:themeColor="text1"/>
          <w:sz w:val="24"/>
          <w:szCs w:val="24"/>
        </w:rPr>
        <w:t xml:space="preserve"> đề nghị </w:t>
      </w:r>
      <w:r w:rsidRPr="00970D6A">
        <w:rPr>
          <w:rFonts w:ascii="Times New Roman" w:hAnsi="Times New Roman" w:eastAsia="Calibri" w:cs="Times New Roman"/>
          <w:color w:val="000000" w:themeColor="text1"/>
          <w:sz w:val="24"/>
          <w:szCs w:val="24"/>
        </w:rPr>
        <w:t>X-quang ngực thẳn</w:t>
      </w:r>
      <w:r>
        <w:rPr>
          <w:rFonts w:ascii="Times New Roman" w:hAnsi="Times New Roman" w:eastAsia="Calibri" w:cs="Times New Roman"/>
          <w:color w:val="000000" w:themeColor="text1"/>
          <w:sz w:val="24"/>
          <w:szCs w:val="24"/>
        </w:rPr>
        <w:t>g.</w:t>
      </w:r>
      <w:r w:rsidRPr="1F383EA0">
        <w:rPr>
          <w:rFonts w:ascii="Times New Roman" w:hAnsi="Times New Roman" w:eastAsia="Calibri" w:cs="Times New Roman"/>
          <w:color w:val="000000" w:themeColor="text1"/>
          <w:sz w:val="24"/>
          <w:szCs w:val="24"/>
        </w:rPr>
        <w:t xml:space="preserve"> </w:t>
      </w:r>
      <w:r w:rsidRPr="1F383EA0">
        <w:rPr>
          <w:rFonts w:ascii="Times New Roman" w:hAnsi="Times New Roman" w:eastAsia="Calibri" w:cs="Times New Roman"/>
          <w:i/>
          <w:iCs/>
          <w:color w:val="FF0000"/>
          <w:sz w:val="24"/>
          <w:szCs w:val="24"/>
        </w:rPr>
        <w:t>[Đau ngực của bóc tách ĐMC là đau liên tục, đau như xé/dao đâm, đau lưng nhiều hơn. Quan tâm mất mạch 1 bên, Huyết áp cao]</w:t>
      </w:r>
    </w:p>
    <w:p w:rsidR="1F383EA0" w:rsidP="1F383EA0" w:rsidRDefault="1F383EA0" w14:paraId="299EC339" w14:textId="22C99ED4">
      <w:pPr>
        <w:pStyle w:val="ListParagraph"/>
        <w:numPr>
          <w:ilvl w:val="0"/>
          <w:numId w:val="9"/>
        </w:numPr>
        <w:spacing w:after="0" w:line="276" w:lineRule="auto"/>
        <w:ind w:left="993" w:hanging="284"/>
        <w:jc w:val="both"/>
        <w:rPr>
          <w:rFonts w:ascii="Times New Roman" w:hAnsi="Times New Roman" w:cs="Times New Roman"/>
          <w:color w:val="FF0000"/>
          <w:sz w:val="24"/>
          <w:szCs w:val="24"/>
        </w:rPr>
      </w:pPr>
      <w:r w:rsidRPr="1F383EA0">
        <w:rPr>
          <w:rFonts w:ascii="Times New Roman" w:hAnsi="Times New Roman" w:cs="Times New Roman"/>
          <w:color w:val="FF0000"/>
          <w:sz w:val="24"/>
          <w:szCs w:val="24"/>
        </w:rPr>
        <w:t>Thuyên tắc phồi: YTNC: bất động nằm lâu, bệnh lý ung thư. Đau ngực trong Thuyên tắc phổi là triệu chứng vay mượn (có thể đau ngực kiểu màng phổi hoặc kiểu tim)</w:t>
      </w:r>
    </w:p>
    <w:p w:rsidRPr="00970D6A" w:rsidR="00C02B59" w:rsidP="00C02B59" w:rsidRDefault="00C02B59" w14:paraId="7D32C62F" w14:textId="77777777">
      <w:pPr>
        <w:pStyle w:val="ListParagraph"/>
        <w:numPr>
          <w:ilvl w:val="0"/>
          <w:numId w:val="9"/>
        </w:numPr>
        <w:spacing w:after="0" w:line="276" w:lineRule="auto"/>
        <w:ind w:left="993" w:hanging="284"/>
        <w:jc w:val="both"/>
        <w:rPr>
          <w:rFonts w:ascii="Times New Roman" w:hAnsi="Times New Roman" w:cs="Times New Roman"/>
          <w:sz w:val="24"/>
          <w:szCs w:val="24"/>
        </w:rPr>
      </w:pPr>
      <w:r w:rsidRPr="00970D6A">
        <w:rPr>
          <w:rFonts w:ascii="Times New Roman" w:hAnsi="Times New Roman" w:eastAsia="Calibri" w:cs="Times New Roman"/>
          <w:color w:val="000000" w:themeColor="text1"/>
          <w:sz w:val="24"/>
          <w:szCs w:val="24"/>
        </w:rPr>
        <w:t>Nguyên nhân khác:</w:t>
      </w:r>
    </w:p>
    <w:p w:rsidR="00C02B59" w:rsidP="00C02B59" w:rsidRDefault="00C02B59" w14:paraId="1FE9F755" w14:textId="77777777">
      <w:pPr>
        <w:pStyle w:val="ListParagraph"/>
        <w:numPr>
          <w:ilvl w:val="0"/>
          <w:numId w:val="10"/>
        </w:numPr>
        <w:spacing w:after="0" w:line="276" w:lineRule="auto"/>
        <w:ind w:left="1276" w:hanging="283"/>
        <w:jc w:val="both"/>
        <w:rPr>
          <w:rFonts w:ascii="Times New Roman" w:hAnsi="Times New Roman" w:eastAsia="Calibri" w:cs="Times New Roman"/>
          <w:color w:val="000000" w:themeColor="text1"/>
          <w:sz w:val="24"/>
          <w:szCs w:val="24"/>
        </w:rPr>
      </w:pPr>
      <w:r w:rsidRPr="00970D6A">
        <w:rPr>
          <w:rFonts w:ascii="Times New Roman" w:hAnsi="Times New Roman" w:eastAsia="Calibri" w:cs="Times New Roman"/>
          <w:color w:val="000000" w:themeColor="text1"/>
          <w:sz w:val="24"/>
          <w:szCs w:val="24"/>
        </w:rPr>
        <w:lastRenderedPageBreak/>
        <w:t>Không nghĩ bệnh lý dạ dày tá tràng vì bệnh nhân không ợ chua, ợ hơi, không thấy đau</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nóng bỏng khó chịu ở sau xương ức và thượng vị sau ăn hay khi đói, không tiền căn bệnh</w:t>
      </w:r>
      <w:r w:rsidRPr="00970D6A">
        <w:rPr>
          <w:rFonts w:ascii="Times New Roman" w:hAnsi="Times New Roman" w:cs="Times New Roman"/>
          <w:sz w:val="24"/>
          <w:szCs w:val="24"/>
        </w:rPr>
        <w:t xml:space="preserve"> </w:t>
      </w:r>
      <w:r w:rsidRPr="00970D6A">
        <w:rPr>
          <w:rFonts w:ascii="Times New Roman" w:hAnsi="Times New Roman" w:eastAsia="Calibri" w:cs="Times New Roman"/>
          <w:color w:val="000000" w:themeColor="text1"/>
          <w:sz w:val="24"/>
          <w:szCs w:val="24"/>
        </w:rPr>
        <w:t>lý dạ dày tá tràng từ trước.</w:t>
      </w:r>
    </w:p>
    <w:p w:rsidRPr="00C02B59" w:rsidR="00C02B59" w:rsidP="00C02B59" w:rsidRDefault="00C02B59" w14:paraId="4706031E" w14:textId="45AE1108">
      <w:pPr>
        <w:pStyle w:val="ListParagraph"/>
        <w:numPr>
          <w:ilvl w:val="0"/>
          <w:numId w:val="10"/>
        </w:numPr>
        <w:spacing w:after="0" w:line="276" w:lineRule="auto"/>
        <w:ind w:left="1276" w:hanging="283"/>
        <w:jc w:val="both"/>
        <w:rPr>
          <w:rFonts w:ascii="Times New Roman" w:hAnsi="Times New Roman" w:eastAsia="Calibri" w:cs="Times New Roman"/>
          <w:color w:val="000000" w:themeColor="text1"/>
          <w:sz w:val="24"/>
          <w:szCs w:val="24"/>
        </w:rPr>
      </w:pPr>
      <w:r w:rsidRPr="00353F89">
        <w:rPr>
          <w:rFonts w:ascii="Times New Roman" w:hAnsi="Times New Roman" w:eastAsia="Calibri" w:cs="Times New Roman"/>
          <w:color w:val="000000" w:themeColor="text1"/>
          <w:sz w:val="24"/>
          <w:szCs w:val="24"/>
        </w:rPr>
        <w:t>Không nghĩ bệnh lý cơ xương thành ngực vì khám không có điểm đau vùng ngực, không</w:t>
      </w:r>
      <w:r w:rsidRPr="00353F89">
        <w:rPr>
          <w:rFonts w:ascii="Times New Roman" w:hAnsi="Times New Roman" w:cs="Times New Roman"/>
          <w:sz w:val="24"/>
          <w:szCs w:val="24"/>
        </w:rPr>
        <w:t xml:space="preserve"> </w:t>
      </w:r>
      <w:r w:rsidRPr="00353F89">
        <w:rPr>
          <w:rFonts w:ascii="Times New Roman" w:hAnsi="Times New Roman" w:eastAsia="Calibri" w:cs="Times New Roman"/>
          <w:color w:val="000000" w:themeColor="text1"/>
          <w:sz w:val="24"/>
          <w:szCs w:val="24"/>
        </w:rPr>
        <w:t>nổi bóng nước, ban đỏ. Bệnh nhân cũng không có tiền căn chấn thương.</w:t>
      </w:r>
      <w:r w:rsidRPr="00353F89">
        <w:rPr>
          <w:rFonts w:ascii="Times New Roman" w:hAnsi="Times New Roman" w:cs="Times New Roman"/>
          <w:sz w:val="24"/>
          <w:szCs w:val="24"/>
        </w:rPr>
        <w:t xml:space="preserve"> </w:t>
      </w:r>
    </w:p>
    <w:p w:rsidRPr="00766B78" w:rsidR="00E33107" w:rsidP="00E33107" w:rsidRDefault="00E33107" w14:paraId="20F155F8" w14:textId="77777777">
      <w:pPr>
        <w:pStyle w:val="ListParagraph"/>
        <w:spacing w:after="0" w:line="276" w:lineRule="auto"/>
        <w:ind w:left="1276"/>
        <w:jc w:val="both"/>
        <w:rPr>
          <w:rFonts w:ascii="Times New Roman" w:hAnsi="Times New Roman" w:eastAsia="Calibri" w:cs="Times New Roman"/>
          <w:color w:val="000000" w:themeColor="text1"/>
          <w:sz w:val="24"/>
          <w:szCs w:val="24"/>
        </w:rPr>
      </w:pPr>
    </w:p>
    <w:p w:rsidR="00467A4E" w:rsidP="00467A4E" w:rsidRDefault="00766B78" w14:paraId="4E838EC9" w14:textId="56D04FC5">
      <w:pPr>
        <w:spacing w:after="0" w:line="276" w:lineRule="auto"/>
        <w:ind w:firstLine="426"/>
        <w:jc w:val="both"/>
        <w:rPr>
          <w:rFonts w:ascii="Times New Roman" w:hAnsi="Times New Roman" w:eastAsia="Calibri" w:cs="Times New Roman"/>
          <w:color w:val="000000" w:themeColor="text1"/>
          <w:sz w:val="24"/>
          <w:szCs w:val="24"/>
        </w:rPr>
      </w:pPr>
      <w:r w:rsidRPr="1F383EA0">
        <w:rPr>
          <w:rFonts w:ascii="Times New Roman" w:hAnsi="Times New Roman" w:eastAsia="Calibri" w:cs="Times New Roman"/>
          <w:color w:val="000000" w:themeColor="text1"/>
          <w:sz w:val="24"/>
          <w:szCs w:val="24"/>
        </w:rPr>
        <w:t xml:space="preserve">2. </w:t>
      </w:r>
      <w:r w:rsidRPr="1F383EA0" w:rsidR="000720DE">
        <w:rPr>
          <w:rFonts w:ascii="Times New Roman" w:hAnsi="Times New Roman" w:eastAsia="Calibri" w:cs="Times New Roman"/>
          <w:color w:val="000000" w:themeColor="text1"/>
          <w:sz w:val="24"/>
          <w:szCs w:val="24"/>
        </w:rPr>
        <w:t xml:space="preserve">Tăng huyết áp </w:t>
      </w:r>
      <w:r w:rsidRPr="1F383EA0" w:rsidR="000720DE">
        <w:rPr>
          <w:rFonts w:ascii="Times New Roman" w:hAnsi="Times New Roman" w:eastAsia="Calibri" w:cs="Times New Roman"/>
          <w:color w:val="FF0000"/>
          <w:sz w:val="24"/>
          <w:szCs w:val="24"/>
        </w:rPr>
        <w:t>(nói ít thôi)</w:t>
      </w:r>
    </w:p>
    <w:p w:rsidR="00766B78" w:rsidP="007A2C7D" w:rsidRDefault="00467A4E" w14:paraId="00EB30AD" w14:textId="61CB3BAE">
      <w:pPr>
        <w:spacing w:after="0" w:line="276" w:lineRule="auto"/>
        <w:ind w:left="720"/>
        <w:jc w:val="both"/>
        <w:rPr>
          <w:rFonts w:ascii="Times New Roman" w:hAnsi="Times New Roman" w:eastAsia="Calibri" w:cs="Times New Roman"/>
          <w:color w:val="000000" w:themeColor="text1"/>
          <w:sz w:val="24"/>
          <w:szCs w:val="24"/>
        </w:rPr>
      </w:pPr>
      <w:r w:rsidRPr="34FF6957">
        <w:rPr>
          <w:rFonts w:ascii="Times New Roman" w:hAnsi="Times New Roman" w:eastAsia="Calibri" w:cs="Times New Roman"/>
          <w:color w:val="000000" w:themeColor="text1"/>
          <w:sz w:val="24"/>
          <w:szCs w:val="24"/>
        </w:rPr>
        <w:t xml:space="preserve">Bệnh nhân đã </w:t>
      </w:r>
      <w:r w:rsidRPr="34FF6957" w:rsidR="00843B52">
        <w:rPr>
          <w:rFonts w:ascii="Times New Roman" w:hAnsi="Times New Roman" w:eastAsia="Calibri" w:cs="Times New Roman"/>
          <w:color w:val="000000" w:themeColor="text1"/>
          <w:sz w:val="24"/>
          <w:szCs w:val="24"/>
        </w:rPr>
        <w:t xml:space="preserve">được chẩn đoán </w:t>
      </w:r>
      <w:r w:rsidRPr="34FF6957">
        <w:rPr>
          <w:rFonts w:ascii="Times New Roman" w:hAnsi="Times New Roman" w:eastAsia="Calibri" w:cs="Times New Roman"/>
          <w:color w:val="000000" w:themeColor="text1"/>
          <w:sz w:val="24"/>
          <w:szCs w:val="24"/>
        </w:rPr>
        <w:t>tăng huyết áp</w:t>
      </w:r>
      <w:r w:rsidRPr="34FF6957" w:rsidR="00843B52">
        <w:rPr>
          <w:rFonts w:ascii="Times New Roman" w:hAnsi="Times New Roman" w:eastAsia="Calibri" w:cs="Times New Roman"/>
          <w:color w:val="000000" w:themeColor="text1"/>
          <w:sz w:val="24"/>
          <w:szCs w:val="24"/>
        </w:rPr>
        <w:t xml:space="preserve"> 20 năm trước, từ đó tới nay được theo dõi và điều trị</w:t>
      </w:r>
      <w:r w:rsidRPr="34FF6957" w:rsidR="007A2C7D">
        <w:rPr>
          <w:rFonts w:ascii="Times New Roman" w:hAnsi="Times New Roman" w:eastAsia="Calibri" w:cs="Times New Roman"/>
          <w:color w:val="000000" w:themeColor="text1"/>
          <w:sz w:val="24"/>
          <w:szCs w:val="24"/>
        </w:rPr>
        <w:t xml:space="preserve"> thường xuyên</w:t>
      </w:r>
      <w:r w:rsidRPr="34FF6957" w:rsidR="00843B52">
        <w:rPr>
          <w:rFonts w:ascii="Times New Roman" w:hAnsi="Times New Roman" w:eastAsia="Calibri" w:cs="Times New Roman"/>
          <w:color w:val="000000" w:themeColor="text1"/>
          <w:sz w:val="24"/>
          <w:szCs w:val="24"/>
        </w:rPr>
        <w:t xml:space="preserve"> tại BV Bến Tre</w:t>
      </w:r>
      <w:r w:rsidRPr="34FF6957" w:rsidR="0087556C">
        <w:rPr>
          <w:rFonts w:ascii="Times New Roman" w:hAnsi="Times New Roman" w:eastAsia="Calibri" w:cs="Times New Roman"/>
          <w:color w:val="000000" w:themeColor="text1"/>
          <w:sz w:val="24"/>
          <w:szCs w:val="24"/>
        </w:rPr>
        <w:t xml:space="preserve"> với </w:t>
      </w:r>
      <w:r w:rsidRPr="34FF6957">
        <w:rPr>
          <w:rFonts w:ascii="Times New Roman" w:hAnsi="Times New Roman" w:eastAsia="Calibri" w:cs="Times New Roman"/>
          <w:color w:val="000000" w:themeColor="text1"/>
          <w:sz w:val="24"/>
          <w:szCs w:val="24"/>
        </w:rPr>
        <w:t xml:space="preserve"> </w:t>
      </w:r>
      <w:r w:rsidRPr="34FF6957" w:rsidR="00D51223">
        <w:rPr>
          <w:rFonts w:ascii="Times New Roman" w:hAnsi="Times New Roman" w:eastAsia="Calibri" w:cs="Times New Roman"/>
          <w:color w:val="000000" w:themeColor="text1"/>
          <w:sz w:val="24"/>
          <w:szCs w:val="24"/>
        </w:rPr>
        <w:t xml:space="preserve">Ibersartan 150mg viên uống sáng sau ăn. Huyết áp ghi nhận tại nhà </w:t>
      </w:r>
      <w:r w:rsidRPr="34FF6957" w:rsidR="003037CC">
        <w:rPr>
          <w:rFonts w:ascii="Times New Roman" w:hAnsi="Times New Roman" w:eastAsia="Calibri" w:cs="Times New Roman"/>
          <w:color w:val="000000" w:themeColor="text1"/>
          <w:sz w:val="24"/>
          <w:szCs w:val="24"/>
        </w:rPr>
        <w:t>dao</w:t>
      </w:r>
      <w:r w:rsidRPr="34FF6957" w:rsidR="00D51223">
        <w:rPr>
          <w:rFonts w:ascii="Times New Roman" w:hAnsi="Times New Roman" w:eastAsia="Calibri" w:cs="Times New Roman"/>
          <w:color w:val="000000" w:themeColor="text1"/>
          <w:sz w:val="24"/>
          <w:szCs w:val="24"/>
        </w:rPr>
        <w:t xml:space="preserve"> động từ 120-140mmHg, huyết áp cao nhất từng đo tại nhà là </w:t>
      </w:r>
      <w:r w:rsidRPr="34FF6957" w:rsidR="00A96815">
        <w:rPr>
          <w:rFonts w:ascii="Times New Roman" w:hAnsi="Times New Roman" w:eastAsia="Calibri" w:cs="Times New Roman"/>
          <w:color w:val="000000" w:themeColor="text1"/>
          <w:sz w:val="24"/>
          <w:szCs w:val="24"/>
        </w:rPr>
        <w:t>20</w:t>
      </w:r>
      <w:r w:rsidRPr="34FF6957" w:rsidR="00D51223">
        <w:rPr>
          <w:rFonts w:ascii="Times New Roman" w:hAnsi="Times New Roman" w:eastAsia="Calibri" w:cs="Times New Roman"/>
          <w:color w:val="000000" w:themeColor="text1"/>
          <w:sz w:val="24"/>
          <w:szCs w:val="24"/>
        </w:rPr>
        <w:t>0mmHg</w:t>
      </w:r>
      <w:r w:rsidRPr="34FF6957" w:rsidR="00A96815">
        <w:rPr>
          <w:rFonts w:ascii="Times New Roman" w:hAnsi="Times New Roman" w:eastAsia="Calibri" w:cs="Times New Roman"/>
          <w:color w:val="000000" w:themeColor="text1"/>
          <w:sz w:val="24"/>
          <w:szCs w:val="24"/>
        </w:rPr>
        <w:t>. Bệnh nhân chưa từng nhập viện cấp cứu vì cơn tăng huyết áp</w:t>
      </w:r>
      <w:r w:rsidRPr="34FF6957" w:rsidR="00D56A97">
        <w:rPr>
          <w:rFonts w:ascii="Times New Roman" w:hAnsi="Times New Roman" w:eastAsia="Calibri" w:cs="Times New Roman"/>
          <w:color w:val="000000" w:themeColor="text1"/>
          <w:sz w:val="24"/>
          <w:szCs w:val="24"/>
        </w:rPr>
        <w:t>. Bệnh nhân có thói quen ăn mặn, kèm theo BMI 31kg/m</w:t>
      </w:r>
      <w:r w:rsidRPr="34FF6957" w:rsidR="00D56A97">
        <w:rPr>
          <w:rFonts w:ascii="Times New Roman" w:hAnsi="Times New Roman" w:eastAsia="Calibri" w:cs="Times New Roman"/>
          <w:color w:val="000000" w:themeColor="text1"/>
          <w:sz w:val="24"/>
          <w:szCs w:val="24"/>
          <w:vertAlign w:val="superscript"/>
        </w:rPr>
        <w:t>2</w:t>
      </w:r>
      <w:r w:rsidRPr="34FF6957" w:rsidR="003A0A46">
        <w:rPr>
          <w:rFonts w:ascii="Times New Roman" w:hAnsi="Times New Roman" w:eastAsia="Calibri" w:cs="Times New Roman"/>
          <w:color w:val="000000" w:themeColor="text1"/>
          <w:sz w:val="24"/>
          <w:szCs w:val="24"/>
        </w:rPr>
        <w:t xml:space="preserve"> và hiện chỉ được điều trị với 1 loại thuốc HA=&gt; Huyết áp kiểm soát</w:t>
      </w:r>
      <w:r w:rsidRPr="34FF6957" w:rsidR="003037CC">
        <w:rPr>
          <w:rFonts w:ascii="Times New Roman" w:hAnsi="Times New Roman" w:eastAsia="Calibri" w:cs="Times New Roman"/>
          <w:color w:val="000000" w:themeColor="text1"/>
          <w:sz w:val="24"/>
          <w:szCs w:val="24"/>
        </w:rPr>
        <w:t xml:space="preserve"> </w:t>
      </w:r>
      <w:r w:rsidR="00630AE8">
        <w:rPr>
          <w:rFonts w:ascii="Times New Roman" w:hAnsi="Times New Roman" w:eastAsia="Calibri" w:cs="Times New Roman"/>
          <w:color w:val="000000" w:themeColor="text1"/>
          <w:sz w:val="24"/>
          <w:szCs w:val="24"/>
        </w:rPr>
        <w:t>tối ưu.</w:t>
      </w:r>
    </w:p>
    <w:p w:rsidR="003A0A46" w:rsidP="007A2C7D" w:rsidRDefault="00D94B26" w14:paraId="08F0BA30" w14:textId="4622360C">
      <w:pPr>
        <w:spacing w:after="0" w:line="276" w:lineRule="auto"/>
        <w:ind w:left="720"/>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Về biến chứng</w:t>
      </w:r>
    </w:p>
    <w:p w:rsidR="00D94B26" w:rsidP="00D94B26" w:rsidRDefault="00F6014E" w14:paraId="3A82B628" w14:textId="215E4BBB">
      <w:pPr>
        <w:pStyle w:val="ListParagraph"/>
        <w:numPr>
          <w:ilvl w:val="0"/>
          <w:numId w:val="26"/>
        </w:numPr>
        <w:spacing w:after="0" w:line="276" w:lineRule="auto"/>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 xml:space="preserve">Não: Bệnh nhân không có đau đầu, </w:t>
      </w:r>
      <w:r w:rsidR="000F03C7">
        <w:rPr>
          <w:rFonts w:ascii="Times New Roman" w:hAnsi="Times New Roman" w:eastAsia="Calibri" w:cs="Times New Roman"/>
          <w:color w:val="000000" w:themeColor="text1"/>
          <w:sz w:val="24"/>
          <w:szCs w:val="24"/>
        </w:rPr>
        <w:t xml:space="preserve">không có </w:t>
      </w:r>
      <w:r>
        <w:rPr>
          <w:rFonts w:ascii="Times New Roman" w:hAnsi="Times New Roman" w:eastAsia="Calibri" w:cs="Times New Roman"/>
          <w:color w:val="000000" w:themeColor="text1"/>
          <w:sz w:val="24"/>
          <w:szCs w:val="24"/>
        </w:rPr>
        <w:t xml:space="preserve">chóng mặt, </w:t>
      </w:r>
      <w:r w:rsidR="005E1C97">
        <w:rPr>
          <w:rFonts w:ascii="Times New Roman" w:hAnsi="Times New Roman" w:eastAsia="Calibri" w:cs="Times New Roman"/>
          <w:color w:val="000000" w:themeColor="text1"/>
          <w:sz w:val="24"/>
          <w:szCs w:val="24"/>
        </w:rPr>
        <w:t>không có dấu thần kinh định vị nên ít nghĩ</w:t>
      </w:r>
    </w:p>
    <w:p w:rsidR="001323FE" w:rsidP="00D94B26" w:rsidRDefault="00A355FA" w14:paraId="2D5C9181" w14:textId="77777777">
      <w:pPr>
        <w:pStyle w:val="ListParagraph"/>
        <w:numPr>
          <w:ilvl w:val="0"/>
          <w:numId w:val="26"/>
        </w:numPr>
        <w:spacing w:after="0" w:line="276" w:lineRule="auto"/>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 xml:space="preserve">Bệnh động mạch ngoại biên: </w:t>
      </w:r>
      <w:r w:rsidR="00A50C36">
        <w:rPr>
          <w:rFonts w:ascii="Times New Roman" w:hAnsi="Times New Roman" w:eastAsia="Calibri" w:cs="Times New Roman"/>
          <w:color w:val="000000" w:themeColor="text1"/>
          <w:sz w:val="24"/>
          <w:szCs w:val="24"/>
        </w:rPr>
        <w:t xml:space="preserve">không có đau cách hồi </w:t>
      </w:r>
      <w:r w:rsidR="001323FE">
        <w:rPr>
          <w:rFonts w:ascii="Times New Roman" w:hAnsi="Times New Roman" w:eastAsia="Calibri" w:cs="Times New Roman"/>
          <w:color w:val="000000" w:themeColor="text1"/>
          <w:sz w:val="24"/>
          <w:szCs w:val="24"/>
        </w:rPr>
        <w:t>nên ít nghĩ bệnh động mạch ngoại biên. Phình bóc tách động mạch chủ ngực đã biện luận ở trên</w:t>
      </w:r>
    </w:p>
    <w:p w:rsidR="003128B1" w:rsidP="00D94B26" w:rsidRDefault="001152DB" w14:paraId="25007062" w14:textId="77777777">
      <w:pPr>
        <w:pStyle w:val="ListParagraph"/>
        <w:numPr>
          <w:ilvl w:val="0"/>
          <w:numId w:val="26"/>
        </w:numPr>
        <w:spacing w:after="0" w:line="276" w:lineRule="auto"/>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 xml:space="preserve">Thận: </w:t>
      </w:r>
      <w:r w:rsidR="00D55D12">
        <w:rPr>
          <w:rFonts w:ascii="Times New Roman" w:hAnsi="Times New Roman" w:eastAsia="Calibri" w:cs="Times New Roman"/>
          <w:color w:val="000000" w:themeColor="text1"/>
          <w:sz w:val="24"/>
          <w:szCs w:val="24"/>
        </w:rPr>
        <w:t>Bệnh nhân có tiền căn tăng huyết áp và đái tháo đường lâu năm,</w:t>
      </w:r>
      <w:r w:rsidR="0061208B">
        <w:rPr>
          <w:rFonts w:ascii="Times New Roman" w:hAnsi="Times New Roman" w:eastAsia="Calibri" w:cs="Times New Roman"/>
          <w:color w:val="000000" w:themeColor="text1"/>
          <w:sz w:val="24"/>
          <w:szCs w:val="24"/>
        </w:rPr>
        <w:t xml:space="preserve"> nên chưa thể loại trừ bệnh thận mạn</w:t>
      </w:r>
      <w:r w:rsidR="00F85596">
        <w:rPr>
          <w:rFonts w:ascii="Times New Roman" w:hAnsi="Times New Roman" w:eastAsia="Calibri" w:cs="Times New Roman"/>
          <w:color w:val="000000" w:themeColor="text1"/>
          <w:sz w:val="24"/>
          <w:szCs w:val="24"/>
        </w:rPr>
        <w:t xml:space="preserve">. Đề nghị BUN, creatinin máu, TPTNT, </w:t>
      </w:r>
      <w:r w:rsidR="00224B3B">
        <w:rPr>
          <w:rFonts w:ascii="Times New Roman" w:hAnsi="Times New Roman" w:eastAsia="Calibri" w:cs="Times New Roman"/>
          <w:color w:val="000000" w:themeColor="text1"/>
          <w:sz w:val="24"/>
          <w:szCs w:val="24"/>
        </w:rPr>
        <w:t>siêu âm bụng</w:t>
      </w:r>
      <w:r w:rsidR="00FE017F">
        <w:rPr>
          <w:rFonts w:ascii="Times New Roman" w:hAnsi="Times New Roman" w:eastAsia="Calibri" w:cs="Times New Roman"/>
          <w:color w:val="000000" w:themeColor="text1"/>
          <w:sz w:val="24"/>
          <w:szCs w:val="24"/>
        </w:rPr>
        <w:t>, CTM</w:t>
      </w:r>
      <w:r w:rsidR="003128B1">
        <w:rPr>
          <w:rFonts w:ascii="Times New Roman" w:hAnsi="Times New Roman" w:eastAsia="Calibri" w:cs="Times New Roman"/>
          <w:color w:val="000000" w:themeColor="text1"/>
          <w:sz w:val="24"/>
          <w:szCs w:val="24"/>
        </w:rPr>
        <w:t>, Calci máu</w:t>
      </w:r>
    </w:p>
    <w:p w:rsidR="004C27A4" w:rsidP="00D94B26" w:rsidRDefault="00FF7FD9" w14:paraId="03BDB46D" w14:textId="77777777">
      <w:pPr>
        <w:pStyle w:val="ListParagraph"/>
        <w:numPr>
          <w:ilvl w:val="0"/>
          <w:numId w:val="26"/>
        </w:numPr>
        <w:spacing w:after="0" w:line="276" w:lineRule="auto"/>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 xml:space="preserve">Bệnh võng mạc: </w:t>
      </w:r>
      <w:r w:rsidR="004E33BE">
        <w:rPr>
          <w:rFonts w:ascii="Times New Roman" w:hAnsi="Times New Roman" w:eastAsia="Calibri" w:cs="Times New Roman"/>
          <w:color w:val="000000" w:themeColor="text1"/>
          <w:sz w:val="24"/>
          <w:szCs w:val="24"/>
        </w:rPr>
        <w:t xml:space="preserve">Bệnh nhân không có </w:t>
      </w:r>
      <w:r w:rsidR="00745E88">
        <w:rPr>
          <w:rFonts w:ascii="Times New Roman" w:hAnsi="Times New Roman" w:eastAsia="Calibri" w:cs="Times New Roman"/>
          <w:color w:val="000000" w:themeColor="text1"/>
          <w:sz w:val="24"/>
          <w:szCs w:val="24"/>
        </w:rPr>
        <w:t>nhìn mờ, nhưng có tiền căn mắc tăng huyết áp, đái tháo đường lâu năm</w:t>
      </w:r>
      <w:r w:rsidR="004C27A4">
        <w:rPr>
          <w:rFonts w:ascii="Times New Roman" w:hAnsi="Times New Roman" w:eastAsia="Calibri" w:cs="Times New Roman"/>
          <w:color w:val="000000" w:themeColor="text1"/>
          <w:sz w:val="24"/>
          <w:szCs w:val="24"/>
        </w:rPr>
        <w:t xml:space="preserve"> và chưa được soi đáy mắt kiểm tra =&gt; đề nghị soi đáy mắt</w:t>
      </w:r>
    </w:p>
    <w:p w:rsidR="005E1C97" w:rsidP="00D94B26" w:rsidRDefault="4CB273D3" w14:paraId="4E5D50EC" w14:textId="71974994">
      <w:pPr>
        <w:pStyle w:val="ListParagraph"/>
        <w:numPr>
          <w:ilvl w:val="0"/>
          <w:numId w:val="26"/>
        </w:numPr>
        <w:spacing w:after="0" w:line="276" w:lineRule="auto"/>
        <w:jc w:val="both"/>
        <w:rPr>
          <w:rFonts w:ascii="Times New Roman" w:hAnsi="Times New Roman" w:eastAsia="Calibri" w:cs="Times New Roman"/>
          <w:color w:val="000000" w:themeColor="text1"/>
          <w:sz w:val="24"/>
          <w:szCs w:val="24"/>
        </w:rPr>
      </w:pPr>
      <w:r w:rsidRPr="1F383EA0">
        <w:rPr>
          <w:rFonts w:ascii="Times New Roman" w:hAnsi="Times New Roman" w:eastAsia="Calibri" w:cs="Times New Roman"/>
          <w:color w:val="000000" w:themeColor="text1"/>
          <w:sz w:val="24"/>
          <w:szCs w:val="24"/>
        </w:rPr>
        <w:t>Tim:</w:t>
      </w:r>
      <w:r w:rsidRPr="1F383EA0" w:rsidR="4BFED63B">
        <w:rPr>
          <w:rFonts w:ascii="Times New Roman" w:hAnsi="Times New Roman" w:eastAsia="Calibri" w:cs="Times New Roman"/>
          <w:color w:val="000000" w:themeColor="text1"/>
          <w:sz w:val="24"/>
          <w:szCs w:val="24"/>
        </w:rPr>
        <w:t xml:space="preserve"> Hiện tại lâm sàng bệnh nhân có </w:t>
      </w:r>
      <w:r w:rsidRPr="1F383EA0" w:rsidR="0D0F9C1F">
        <w:rPr>
          <w:rFonts w:ascii="Times New Roman" w:hAnsi="Times New Roman" w:eastAsia="Calibri" w:cs="Times New Roman"/>
          <w:color w:val="000000" w:themeColor="text1"/>
          <w:sz w:val="24"/>
          <w:szCs w:val="24"/>
        </w:rPr>
        <w:t>hội chứng vành cấp nên nghĩ nhiều đã có bệnh mạch vành. Bệnh nhân lâm sàng có mỏm tim ở đường nách trước, KLS V, diện đập 2x2 cm nên nghĩ nhiều là có biến chứng phì đại thất trái, đề nghị ECG, Siêu âm tim. BN lâm sàng không ghi nhân hội chứng suy tim, nhưng khám thấy mỏm tim lệch, diện đập 2x2 cm, bệnh nhân lớn tuổi, có HCVC, có Tăng huyết áp lâu năm, Béo phì độ II (BMI 31 kg/m2) nên chưa loại trừ suy tim trái, đề nghị NT-ProBNP tầm soát. BN không hồi hộp, đánh trống ngực, nhịp tim đều, nên không nghĩ có biến chứng rối loạn nhịp.</w:t>
      </w:r>
    </w:p>
    <w:p w:rsidR="00176491" w:rsidP="1F383EA0" w:rsidRDefault="00176491" w14:paraId="1E56555E" w14:textId="47DB92CB">
      <w:pPr>
        <w:spacing w:after="0" w:line="276" w:lineRule="auto"/>
        <w:ind w:left="426"/>
        <w:jc w:val="both"/>
        <w:rPr>
          <w:rFonts w:ascii="Times New Roman" w:hAnsi="Times New Roman" w:eastAsia="Calibri" w:cs="Times New Roman"/>
          <w:color w:val="000000" w:themeColor="text1"/>
          <w:sz w:val="24"/>
          <w:szCs w:val="24"/>
        </w:rPr>
      </w:pPr>
      <w:r w:rsidRPr="1F383EA0">
        <w:rPr>
          <w:rFonts w:ascii="Times New Roman" w:hAnsi="Times New Roman" w:eastAsia="Calibri" w:cs="Times New Roman"/>
          <w:color w:val="000000" w:themeColor="text1"/>
          <w:sz w:val="24"/>
          <w:szCs w:val="24"/>
        </w:rPr>
        <w:t xml:space="preserve">3. Đái tháo đường type 2 </w:t>
      </w:r>
      <w:r w:rsidRPr="1F383EA0">
        <w:rPr>
          <w:rFonts w:ascii="Times New Roman" w:hAnsi="Times New Roman" w:eastAsia="Calibri" w:cs="Times New Roman"/>
          <w:color w:val="FF0000"/>
          <w:sz w:val="24"/>
          <w:szCs w:val="24"/>
        </w:rPr>
        <w:t>(nói ít thôi)</w:t>
      </w:r>
    </w:p>
    <w:p w:rsidRPr="006D6AAF" w:rsidR="006D6AAF" w:rsidP="006D6AAF" w:rsidRDefault="00176491" w14:paraId="06EAC9DD" w14:textId="7CF0DB34">
      <w:pPr>
        <w:spacing w:after="0" w:line="276" w:lineRule="auto"/>
        <w:ind w:left="426"/>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ab/>
      </w:r>
      <w:r w:rsidRPr="006D6AAF" w:rsidR="006D6AAF">
        <w:rPr>
          <w:rFonts w:ascii="Times New Roman" w:hAnsi="Times New Roman" w:eastAsia="Calibri" w:cs="Times New Roman"/>
          <w:color w:val="000000" w:themeColor="text1"/>
          <w:sz w:val="24"/>
          <w:szCs w:val="24"/>
        </w:rPr>
        <w:t xml:space="preserve">BN đã được chẩn đoán đái tháo đường lâu năm, đường huyết mao mạch lúc sáng được </w:t>
      </w:r>
      <w:r w:rsidR="007A1954">
        <w:rPr>
          <w:rFonts w:ascii="Times New Roman" w:hAnsi="Times New Roman" w:eastAsia="Calibri" w:cs="Times New Roman"/>
          <w:color w:val="000000" w:themeColor="text1"/>
          <w:sz w:val="24"/>
          <w:szCs w:val="24"/>
        </w:rPr>
        <w:t>bệnh nhân</w:t>
      </w:r>
      <w:r w:rsidRPr="006D6AAF" w:rsidR="006D6AAF">
        <w:rPr>
          <w:rFonts w:ascii="Times New Roman" w:hAnsi="Times New Roman" w:eastAsia="Calibri" w:cs="Times New Roman"/>
          <w:color w:val="000000" w:themeColor="text1"/>
          <w:sz w:val="24"/>
          <w:szCs w:val="24"/>
        </w:rPr>
        <w:t xml:space="preserve"> đo là </w:t>
      </w:r>
      <w:r w:rsidR="007A1954">
        <w:rPr>
          <w:rFonts w:ascii="Times New Roman" w:hAnsi="Times New Roman" w:eastAsia="Calibri" w:cs="Times New Roman"/>
          <w:color w:val="000000" w:themeColor="text1"/>
          <w:sz w:val="24"/>
          <w:szCs w:val="24"/>
        </w:rPr>
        <w:t>1</w:t>
      </w:r>
      <w:r w:rsidR="004A606F">
        <w:rPr>
          <w:rFonts w:ascii="Times New Roman" w:hAnsi="Times New Roman" w:eastAsia="Calibri" w:cs="Times New Roman"/>
          <w:color w:val="000000" w:themeColor="text1"/>
          <w:sz w:val="24"/>
          <w:szCs w:val="24"/>
        </w:rPr>
        <w:t>30-140mmHg, chưa ghi nhận kết quả HbA1</w:t>
      </w:r>
      <w:r w:rsidR="009014F4">
        <w:rPr>
          <w:rFonts w:ascii="Times New Roman" w:hAnsi="Times New Roman" w:eastAsia="Calibri" w:cs="Times New Roman"/>
          <w:color w:val="000000" w:themeColor="text1"/>
          <w:sz w:val="24"/>
          <w:szCs w:val="24"/>
        </w:rPr>
        <w:t>c,</w:t>
      </w:r>
      <w:r w:rsidR="00203E29">
        <w:rPr>
          <w:rFonts w:ascii="Times New Roman" w:hAnsi="Times New Roman" w:eastAsia="Calibri" w:cs="Times New Roman"/>
          <w:color w:val="000000" w:themeColor="text1"/>
          <w:sz w:val="24"/>
          <w:szCs w:val="24"/>
        </w:rPr>
        <w:t xml:space="preserve"> </w:t>
      </w:r>
      <w:r w:rsidRPr="009014F4" w:rsidR="009014F4">
        <w:rPr>
          <w:rFonts w:ascii="Times New Roman" w:hAnsi="Times New Roman" w:eastAsia="Calibri" w:cs="Times New Roman"/>
          <w:color w:val="000000" w:themeColor="text1"/>
          <w:sz w:val="24"/>
          <w:szCs w:val="24"/>
        </w:rPr>
        <w:t>chưa từng hạ đường huyết. Hiện tại bệnh nhân đang uống Diamicron 30mg 1 viên uống sáng trước ăn.</w:t>
      </w:r>
      <w:r w:rsidR="009014F4">
        <w:rPr>
          <w:rFonts w:ascii="Times New Roman" w:hAnsi="Times New Roman" w:eastAsia="Calibri" w:cs="Times New Roman"/>
          <w:color w:val="000000" w:themeColor="text1"/>
          <w:sz w:val="24"/>
          <w:szCs w:val="24"/>
        </w:rPr>
        <w:t xml:space="preserve"> </w:t>
      </w:r>
      <w:r w:rsidRPr="006D6AAF" w:rsidR="006D6AAF">
        <w:rPr>
          <w:rFonts w:ascii="Times New Roman" w:hAnsi="Times New Roman" w:eastAsia="Calibri" w:cs="Times New Roman"/>
          <w:color w:val="000000" w:themeColor="text1"/>
          <w:sz w:val="24"/>
          <w:szCs w:val="24"/>
        </w:rPr>
        <w:t xml:space="preserve">Đề nghị HbA1C, Đường huyết mao mạch tại giường 6h </w:t>
      </w:r>
      <w:r w:rsidR="00203E29">
        <w:rPr>
          <w:rFonts w:ascii="Times New Roman" w:hAnsi="Times New Roman" w:eastAsia="Calibri" w:cs="Times New Roman"/>
          <w:color w:val="000000" w:themeColor="text1"/>
          <w:sz w:val="24"/>
          <w:szCs w:val="24"/>
        </w:rPr>
        <w:t>sáng</w:t>
      </w:r>
      <w:r w:rsidRPr="006D6AAF" w:rsidR="006D6AAF">
        <w:rPr>
          <w:rFonts w:ascii="Times New Roman" w:hAnsi="Times New Roman" w:eastAsia="Calibri" w:cs="Times New Roman"/>
          <w:color w:val="000000" w:themeColor="text1"/>
          <w:sz w:val="24"/>
          <w:szCs w:val="24"/>
        </w:rPr>
        <w:t xml:space="preserve"> để theo dõi</w:t>
      </w:r>
      <w:r w:rsidR="00203E29">
        <w:rPr>
          <w:rFonts w:ascii="Times New Roman" w:hAnsi="Times New Roman" w:eastAsia="Calibri" w:cs="Times New Roman"/>
          <w:color w:val="000000" w:themeColor="text1"/>
          <w:sz w:val="24"/>
          <w:szCs w:val="24"/>
        </w:rPr>
        <w:t>.</w:t>
      </w:r>
    </w:p>
    <w:p w:rsidRPr="006D6AAF" w:rsidR="006D6AAF" w:rsidP="006D6AAF" w:rsidRDefault="006D6AAF" w14:paraId="784ECDEB" w14:textId="02A0751C">
      <w:pPr>
        <w:spacing w:after="0" w:line="276" w:lineRule="auto"/>
        <w:ind w:left="426" w:firstLine="294"/>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Về b</w:t>
      </w:r>
      <w:r w:rsidRPr="006D6AAF">
        <w:rPr>
          <w:rFonts w:ascii="Times New Roman" w:hAnsi="Times New Roman" w:eastAsia="Calibri" w:cs="Times New Roman"/>
          <w:color w:val="000000" w:themeColor="text1"/>
          <w:sz w:val="24"/>
          <w:szCs w:val="24"/>
        </w:rPr>
        <w:t>iến chứng</w:t>
      </w:r>
    </w:p>
    <w:p w:rsidRPr="006D6AAF" w:rsidR="006D6AAF" w:rsidP="006D6AAF" w:rsidRDefault="006D6AAF" w14:paraId="023E97C7" w14:textId="39B4976F">
      <w:pPr>
        <w:pStyle w:val="ListParagraph"/>
        <w:numPr>
          <w:ilvl w:val="0"/>
          <w:numId w:val="26"/>
        </w:numPr>
        <w:spacing w:after="0" w:line="276" w:lineRule="auto"/>
        <w:jc w:val="both"/>
        <w:rPr>
          <w:rFonts w:ascii="Times New Roman" w:hAnsi="Times New Roman" w:eastAsia="Calibri" w:cs="Times New Roman"/>
          <w:color w:val="000000" w:themeColor="text1"/>
          <w:sz w:val="24"/>
          <w:szCs w:val="24"/>
        </w:rPr>
      </w:pPr>
      <w:r w:rsidRPr="006D6AAF">
        <w:rPr>
          <w:rFonts w:ascii="Times New Roman" w:hAnsi="Times New Roman" w:eastAsia="Calibri" w:cs="Times New Roman"/>
          <w:color w:val="000000" w:themeColor="text1"/>
          <w:sz w:val="24"/>
          <w:szCs w:val="24"/>
        </w:rPr>
        <w:t>Bệnh võng mạc: Tương tự, mặc dù bệnh nhân không ghi nhận các triệu chứng nhìn mờ, giảm thị lực</w:t>
      </w:r>
      <w:r w:rsidR="00F514E9">
        <w:rPr>
          <w:rFonts w:ascii="Times New Roman" w:hAnsi="Times New Roman" w:eastAsia="Calibri" w:cs="Times New Roman"/>
          <w:color w:val="000000" w:themeColor="text1"/>
          <w:sz w:val="24"/>
          <w:szCs w:val="24"/>
        </w:rPr>
        <w:t xml:space="preserve"> </w:t>
      </w:r>
      <w:r w:rsidRPr="006D6AAF">
        <w:rPr>
          <w:rFonts w:ascii="Times New Roman" w:hAnsi="Times New Roman" w:eastAsia="Calibri" w:cs="Times New Roman"/>
          <w:color w:val="000000" w:themeColor="text1"/>
          <w:sz w:val="24"/>
          <w:szCs w:val="24"/>
        </w:rPr>
        <w:t>=&gt; Nhưng gần đây chưa được tầm soát =&gt; Đề nghị soi đáy mắt</w:t>
      </w:r>
    </w:p>
    <w:p w:rsidRPr="00BE368C" w:rsidR="006D6AAF" w:rsidP="00BE368C" w:rsidRDefault="006D6AAF" w14:paraId="365153E2" w14:textId="04B6C37F">
      <w:pPr>
        <w:pStyle w:val="ListParagraph"/>
        <w:numPr>
          <w:ilvl w:val="0"/>
          <w:numId w:val="26"/>
        </w:numPr>
        <w:spacing w:after="0" w:line="276" w:lineRule="auto"/>
        <w:jc w:val="both"/>
        <w:rPr>
          <w:rFonts w:ascii="Times New Roman" w:hAnsi="Times New Roman" w:eastAsia="Calibri" w:cs="Times New Roman"/>
          <w:color w:val="000000" w:themeColor="text1"/>
          <w:sz w:val="24"/>
          <w:szCs w:val="24"/>
        </w:rPr>
      </w:pPr>
      <w:r w:rsidRPr="00BE368C">
        <w:rPr>
          <w:rFonts w:ascii="Times New Roman" w:hAnsi="Times New Roman" w:eastAsia="Calibri" w:cs="Times New Roman"/>
          <w:color w:val="000000" w:themeColor="text1"/>
          <w:sz w:val="24"/>
          <w:szCs w:val="24"/>
        </w:rPr>
        <w:t>Bệnh thận: Đề nghị Creatinin máu, ACR niệu</w:t>
      </w:r>
    </w:p>
    <w:p w:rsidRPr="00BE368C" w:rsidR="006D6AAF" w:rsidP="00BE368C" w:rsidRDefault="006D6AAF" w14:paraId="690BCD7C" w14:textId="362CEAAD">
      <w:pPr>
        <w:pStyle w:val="ListParagraph"/>
        <w:numPr>
          <w:ilvl w:val="0"/>
          <w:numId w:val="26"/>
        </w:numPr>
        <w:spacing w:after="0" w:line="276" w:lineRule="auto"/>
        <w:jc w:val="both"/>
        <w:rPr>
          <w:rFonts w:ascii="Times New Roman" w:hAnsi="Times New Roman" w:eastAsia="Calibri" w:cs="Times New Roman"/>
          <w:color w:val="000000" w:themeColor="text1"/>
          <w:sz w:val="24"/>
          <w:szCs w:val="24"/>
        </w:rPr>
      </w:pPr>
      <w:r w:rsidRPr="00BE368C">
        <w:rPr>
          <w:rFonts w:ascii="Times New Roman" w:hAnsi="Times New Roman" w:eastAsia="Calibri" w:cs="Times New Roman"/>
          <w:color w:val="000000" w:themeColor="text1"/>
          <w:sz w:val="24"/>
          <w:szCs w:val="24"/>
        </w:rPr>
        <w:t>Thần kinh: Khám không ghi nhận mất cảm giác nông sâu 2 chân -&gt; chưa nghĩ.</w:t>
      </w:r>
    </w:p>
    <w:p w:rsidRPr="00BE368C" w:rsidR="00176491" w:rsidP="00BE368C" w:rsidRDefault="006D6AAF" w14:paraId="6B6A02AA" w14:textId="77184FAB">
      <w:pPr>
        <w:pStyle w:val="ListParagraph"/>
        <w:numPr>
          <w:ilvl w:val="0"/>
          <w:numId w:val="26"/>
        </w:numPr>
        <w:spacing w:after="0" w:line="276" w:lineRule="auto"/>
        <w:jc w:val="both"/>
        <w:rPr>
          <w:rFonts w:ascii="Times New Roman" w:hAnsi="Times New Roman" w:eastAsia="Calibri" w:cs="Times New Roman"/>
          <w:color w:val="000000" w:themeColor="text1"/>
          <w:sz w:val="24"/>
          <w:szCs w:val="24"/>
        </w:rPr>
      </w:pPr>
      <w:r w:rsidRPr="48ECB74E">
        <w:rPr>
          <w:rFonts w:ascii="Times New Roman" w:hAnsi="Times New Roman" w:eastAsia="Calibri" w:cs="Times New Roman"/>
          <w:color w:val="000000" w:themeColor="text1"/>
          <w:sz w:val="24"/>
          <w:szCs w:val="24"/>
        </w:rPr>
        <w:t>Mạch máu: BN không triệu chứng đau cách hồi, tuy nhiên không loại trừ bệnh lý mạch máu không triệu chứng. Đề nghị siêu âm mạch máu, Bilan lipid máu</w:t>
      </w:r>
    </w:p>
    <w:p w:rsidRPr="00970D6A" w:rsidR="00724D7F" w:rsidP="00F21994" w:rsidRDefault="00724D7F" w14:paraId="62CE7E4F" w14:textId="77777777">
      <w:pPr>
        <w:spacing w:after="0" w:line="276" w:lineRule="auto"/>
        <w:jc w:val="both"/>
        <w:rPr>
          <w:rFonts w:ascii="Times New Roman" w:hAnsi="Times New Roman" w:cs="Times New Roman"/>
          <w:sz w:val="24"/>
          <w:szCs w:val="24"/>
        </w:rPr>
      </w:pPr>
    </w:p>
    <w:p w:rsidRPr="00970D6A" w:rsidR="00724D7F" w:rsidP="00F21994" w:rsidRDefault="000B77AE" w14:paraId="2ACA0AFB" w14:textId="235C232C">
      <w:pPr>
        <w:pStyle w:val="ListParagraph"/>
        <w:numPr>
          <w:ilvl w:val="0"/>
          <w:numId w:val="2"/>
        </w:numPr>
        <w:spacing w:after="0" w:line="276" w:lineRule="auto"/>
        <w:ind w:left="426" w:hanging="426"/>
        <w:jc w:val="both"/>
        <w:rPr>
          <w:rFonts w:ascii="Times New Roman" w:hAnsi="Times New Roman" w:cs="Times New Roman"/>
          <w:b/>
          <w:bCs/>
          <w:sz w:val="24"/>
          <w:szCs w:val="24"/>
        </w:rPr>
      </w:pPr>
      <w:r w:rsidRPr="00970D6A">
        <w:rPr>
          <w:rFonts w:ascii="Times New Roman" w:hAnsi="Times New Roman" w:cs="Times New Roman"/>
          <w:b/>
          <w:bCs/>
          <w:sz w:val="24"/>
          <w:szCs w:val="24"/>
        </w:rPr>
        <w:t>Đề nghị cận lâm sàng</w:t>
      </w:r>
    </w:p>
    <w:p w:rsidR="00414DB0" w:rsidP="00BD09FC" w:rsidRDefault="00272CD2" w14:paraId="71B2952B" w14:textId="34923DC9">
      <w:pPr>
        <w:pStyle w:val="ListParagraph"/>
        <w:numPr>
          <w:ilvl w:val="0"/>
          <w:numId w:val="10"/>
        </w:numPr>
        <w:spacing w:after="0" w:line="276" w:lineRule="auto"/>
        <w:ind w:left="709" w:hanging="283"/>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Cận lâm sàng chẩn đoán:</w:t>
      </w:r>
    </w:p>
    <w:p w:rsidR="00BA51D5" w:rsidP="00272CD2" w:rsidRDefault="0062691C" w14:paraId="7B1D9D93" w14:textId="5FB6E6CF">
      <w:pPr>
        <w:pStyle w:val="ListParagraph"/>
        <w:spacing w:after="0" w:line="276" w:lineRule="auto"/>
        <w:ind w:left="709"/>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Điện tâm đồ</w:t>
      </w:r>
      <w:r w:rsidR="00BA51D5">
        <w:rPr>
          <w:rFonts w:ascii="Times New Roman" w:hAnsi="Times New Roman" w:eastAsia="Calibri" w:cs="Times New Roman"/>
          <w:color w:val="000000" w:themeColor="text1"/>
          <w:sz w:val="24"/>
          <w:szCs w:val="24"/>
        </w:rPr>
        <w:t>, Troponin I</w:t>
      </w:r>
      <w:r w:rsidR="009109B2">
        <w:rPr>
          <w:rFonts w:ascii="Times New Roman" w:hAnsi="Times New Roman" w:eastAsia="Calibri" w:cs="Times New Roman"/>
          <w:color w:val="000000" w:themeColor="text1"/>
          <w:sz w:val="24"/>
          <w:szCs w:val="24"/>
        </w:rPr>
        <w:t>, CK-MB</w:t>
      </w:r>
      <w:r w:rsidR="00282652">
        <w:tab/>
      </w:r>
      <w:r w:rsidR="00282652">
        <w:tab/>
      </w:r>
      <w:r w:rsidR="00BA51D5">
        <w:rPr>
          <w:rFonts w:ascii="Times New Roman" w:hAnsi="Times New Roman" w:eastAsia="Calibri" w:cs="Times New Roman"/>
          <w:color w:val="000000" w:themeColor="text1"/>
          <w:sz w:val="24"/>
          <w:szCs w:val="24"/>
        </w:rPr>
        <w:t>Siêu âm tim</w:t>
      </w:r>
    </w:p>
    <w:p w:rsidR="00BA51D5" w:rsidP="00272CD2" w:rsidRDefault="00BA51D5" w14:paraId="570ABE21" w14:textId="32C0BE8C">
      <w:pPr>
        <w:pStyle w:val="ListParagraph"/>
        <w:spacing w:after="0" w:line="276" w:lineRule="auto"/>
        <w:ind w:left="709"/>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X-quang ngực thẳng</w:t>
      </w:r>
      <w:r w:rsidR="00282652">
        <w:rPr>
          <w:rFonts w:ascii="Times New Roman" w:hAnsi="Times New Roman" w:eastAsia="Calibri" w:cs="Times New Roman"/>
          <w:color w:val="000000" w:themeColor="text1"/>
          <w:sz w:val="24"/>
          <w:szCs w:val="24"/>
        </w:rPr>
        <w:tab/>
      </w:r>
      <w:r w:rsidR="00282652">
        <w:rPr>
          <w:rFonts w:ascii="Times New Roman" w:hAnsi="Times New Roman" w:eastAsia="Calibri" w:cs="Times New Roman"/>
          <w:color w:val="000000" w:themeColor="text1"/>
          <w:sz w:val="24"/>
          <w:szCs w:val="24"/>
        </w:rPr>
        <w:tab/>
      </w:r>
      <w:r w:rsidR="00282652">
        <w:rPr>
          <w:rFonts w:ascii="Times New Roman" w:hAnsi="Times New Roman" w:eastAsia="Calibri" w:cs="Times New Roman"/>
          <w:color w:val="000000" w:themeColor="text1"/>
          <w:sz w:val="24"/>
          <w:szCs w:val="24"/>
        </w:rPr>
        <w:tab/>
      </w:r>
      <w:r w:rsidR="00282652">
        <w:rPr>
          <w:rFonts w:ascii="Times New Roman" w:hAnsi="Times New Roman" w:eastAsia="Calibri" w:cs="Times New Roman"/>
          <w:color w:val="000000" w:themeColor="text1"/>
          <w:sz w:val="24"/>
          <w:szCs w:val="24"/>
        </w:rPr>
        <w:tab/>
      </w:r>
      <w:r w:rsidR="00A42A1F">
        <w:rPr>
          <w:rFonts w:ascii="Times New Roman" w:hAnsi="Times New Roman" w:eastAsia="Calibri" w:cs="Times New Roman"/>
          <w:color w:val="000000" w:themeColor="text1"/>
          <w:sz w:val="24"/>
          <w:szCs w:val="24"/>
        </w:rPr>
        <w:t>D-Dimer</w:t>
      </w:r>
    </w:p>
    <w:p w:rsidRPr="00E4185B" w:rsidR="00E25075" w:rsidP="00272CD2" w:rsidRDefault="00CF61D4" w14:paraId="425F0707" w14:textId="0393DC91">
      <w:pPr>
        <w:pStyle w:val="ListParagraph"/>
        <w:spacing w:after="0" w:line="276" w:lineRule="auto"/>
        <w:ind w:left="709"/>
        <w:jc w:val="both"/>
        <w:rPr>
          <w:rFonts w:ascii="Times New Roman" w:hAnsi="Times New Roman" w:eastAsia="Calibri" w:cs="Times New Roman"/>
          <w:color w:val="000000" w:themeColor="text1"/>
          <w:sz w:val="24"/>
          <w:szCs w:val="24"/>
          <w:lang w:val="vi-VN"/>
        </w:rPr>
      </w:pPr>
      <w:r>
        <w:rPr>
          <w:rFonts w:ascii="Times New Roman" w:hAnsi="Times New Roman" w:eastAsia="Calibri" w:cs="Times New Roman"/>
          <w:color w:val="000000" w:themeColor="text1"/>
          <w:sz w:val="24"/>
          <w:szCs w:val="24"/>
        </w:rPr>
        <w:t>NT-</w:t>
      </w:r>
      <w:r w:rsidR="009109B2">
        <w:rPr>
          <w:rFonts w:ascii="Times New Roman" w:hAnsi="Times New Roman" w:eastAsia="Calibri" w:cs="Times New Roman"/>
          <w:color w:val="000000" w:themeColor="text1"/>
          <w:sz w:val="24"/>
          <w:szCs w:val="24"/>
        </w:rPr>
        <w:t>proBNP</w:t>
      </w:r>
      <w:r w:rsidR="00282652">
        <w:rPr>
          <w:rFonts w:ascii="Times New Roman" w:hAnsi="Times New Roman" w:eastAsia="Calibri" w:cs="Times New Roman"/>
          <w:color w:val="000000" w:themeColor="text1"/>
          <w:sz w:val="24"/>
          <w:szCs w:val="24"/>
        </w:rPr>
        <w:tab/>
      </w:r>
      <w:r w:rsidR="00282652">
        <w:rPr>
          <w:rFonts w:ascii="Times New Roman" w:hAnsi="Times New Roman" w:eastAsia="Calibri" w:cs="Times New Roman"/>
          <w:color w:val="000000" w:themeColor="text1"/>
          <w:sz w:val="24"/>
          <w:szCs w:val="24"/>
        </w:rPr>
        <w:tab/>
      </w:r>
      <w:r w:rsidR="00282652">
        <w:rPr>
          <w:rFonts w:ascii="Times New Roman" w:hAnsi="Times New Roman" w:eastAsia="Calibri" w:cs="Times New Roman"/>
          <w:color w:val="000000" w:themeColor="text1"/>
          <w:sz w:val="24"/>
          <w:szCs w:val="24"/>
        </w:rPr>
        <w:tab/>
      </w:r>
      <w:r w:rsidR="00282652">
        <w:rPr>
          <w:rFonts w:ascii="Times New Roman" w:hAnsi="Times New Roman" w:eastAsia="Calibri" w:cs="Times New Roman"/>
          <w:color w:val="000000" w:themeColor="text1"/>
          <w:sz w:val="24"/>
          <w:szCs w:val="24"/>
        </w:rPr>
        <w:tab/>
      </w:r>
      <w:r w:rsidR="00282652">
        <w:rPr>
          <w:rFonts w:ascii="Times New Roman" w:hAnsi="Times New Roman" w:eastAsia="Calibri" w:cs="Times New Roman"/>
          <w:color w:val="000000" w:themeColor="text1"/>
          <w:sz w:val="24"/>
          <w:szCs w:val="24"/>
        </w:rPr>
        <w:tab/>
      </w:r>
      <w:r w:rsidR="00E25075">
        <w:rPr>
          <w:rFonts w:ascii="Times New Roman" w:hAnsi="Times New Roman" w:eastAsia="Calibri" w:cs="Times New Roman"/>
          <w:color w:val="000000" w:themeColor="text1"/>
          <w:sz w:val="24"/>
          <w:szCs w:val="24"/>
        </w:rPr>
        <w:t>Siêu âm tim gắng sức</w:t>
      </w:r>
      <w:r w:rsidR="00E4185B">
        <w:rPr>
          <w:rFonts w:ascii="Times New Roman" w:hAnsi="Times New Roman" w:eastAsia="Calibri" w:cs="Times New Roman"/>
          <w:color w:val="000000" w:themeColor="text1"/>
          <w:sz w:val="24"/>
          <w:szCs w:val="24"/>
          <w:lang w:val="vi-VN"/>
        </w:rPr>
        <w:t>, điện tâm đồ gắng sức</w:t>
      </w:r>
    </w:p>
    <w:p w:rsidR="00E25075" w:rsidP="00272CD2" w:rsidRDefault="00E25075" w14:paraId="11BC5A9D" w14:textId="41E1852D">
      <w:pPr>
        <w:pStyle w:val="ListParagraph"/>
        <w:spacing w:after="0" w:line="276" w:lineRule="auto"/>
        <w:ind w:left="709"/>
        <w:jc w:val="both"/>
        <w:rPr>
          <w:rFonts w:ascii="Times New Roman" w:hAnsi="Times New Roman" w:eastAsia="Calibri" w:cs="Times New Roman"/>
          <w:color w:val="000000" w:themeColor="text1"/>
          <w:sz w:val="24"/>
          <w:szCs w:val="24"/>
          <w:lang w:val="vi-VN"/>
        </w:rPr>
      </w:pPr>
      <w:r>
        <w:rPr>
          <w:rFonts w:ascii="Times New Roman" w:hAnsi="Times New Roman" w:eastAsia="Calibri" w:cs="Times New Roman"/>
          <w:color w:val="000000" w:themeColor="text1"/>
          <w:sz w:val="24"/>
          <w:szCs w:val="24"/>
        </w:rPr>
        <w:t>Công thức máu</w:t>
      </w:r>
      <w:r w:rsidR="004A261E">
        <w:rPr>
          <w:rFonts w:ascii="Times New Roman" w:hAnsi="Times New Roman" w:eastAsia="Calibri" w:cs="Times New Roman"/>
          <w:color w:val="000000" w:themeColor="text1"/>
          <w:sz w:val="24"/>
          <w:szCs w:val="24"/>
          <w:lang w:val="vi-VN"/>
        </w:rPr>
        <w:t>, CRP</w:t>
      </w:r>
      <w:r w:rsidR="00282652">
        <w:tab/>
      </w:r>
      <w:r w:rsidR="00282652">
        <w:tab/>
      </w:r>
      <w:r w:rsidR="00282652">
        <w:tab/>
      </w:r>
      <w:r w:rsidR="00282652">
        <w:tab/>
      </w:r>
      <w:r w:rsidR="004A261E">
        <w:rPr>
          <w:rFonts w:ascii="Times New Roman" w:hAnsi="Times New Roman" w:eastAsia="Calibri" w:cs="Times New Roman"/>
          <w:color w:val="000000" w:themeColor="text1"/>
          <w:sz w:val="24"/>
          <w:szCs w:val="24"/>
          <w:lang w:val="vi-VN"/>
        </w:rPr>
        <w:t>TSH, fT4</w:t>
      </w:r>
      <w:r w:rsidRPr="0E08D2F1" w:rsidR="004A261E">
        <w:rPr>
          <w:rFonts w:ascii="Times New Roman" w:hAnsi="Times New Roman" w:eastAsia="Calibri" w:cs="Times New Roman"/>
          <w:color w:val="000000" w:themeColor="text1"/>
          <w:sz w:val="24"/>
          <w:szCs w:val="24"/>
          <w:lang w:val="vi-VN"/>
        </w:rPr>
        <w:t>, siêu âm tuyến giáp</w:t>
      </w:r>
    </w:p>
    <w:p w:rsidRPr="00FA3F29" w:rsidR="00847D14" w:rsidP="00272CD2" w:rsidRDefault="00847D14" w14:paraId="2516823A" w14:textId="2C3C61DD">
      <w:pPr>
        <w:pStyle w:val="ListParagraph"/>
        <w:spacing w:after="0" w:line="276" w:lineRule="auto"/>
        <w:ind w:left="709"/>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lastRenderedPageBreak/>
        <w:t>Đường huyết đói, HbA1c</w:t>
      </w:r>
    </w:p>
    <w:p w:rsidRPr="00BD09FC" w:rsidR="00272CD2" w:rsidP="00BD09FC" w:rsidRDefault="00272CD2" w14:paraId="1C383DCD" w14:textId="0F461F30">
      <w:pPr>
        <w:pStyle w:val="ListParagraph"/>
        <w:numPr>
          <w:ilvl w:val="0"/>
          <w:numId w:val="10"/>
        </w:numPr>
        <w:spacing w:after="0" w:line="276" w:lineRule="auto"/>
        <w:ind w:left="709" w:hanging="283"/>
        <w:jc w:val="both"/>
        <w:rPr>
          <w:rFonts w:ascii="Times New Roman" w:hAnsi="Times New Roman" w:eastAsia="Calibri" w:cs="Times New Roman"/>
          <w:color w:val="000000" w:themeColor="text1"/>
          <w:sz w:val="24"/>
          <w:szCs w:val="24"/>
        </w:rPr>
      </w:pPr>
      <w:r>
        <w:rPr>
          <w:rFonts w:ascii="Times New Roman" w:hAnsi="Times New Roman" w:eastAsia="Calibri" w:cs="Times New Roman"/>
          <w:color w:val="000000" w:themeColor="text1"/>
          <w:sz w:val="24"/>
          <w:szCs w:val="24"/>
        </w:rPr>
        <w:t>Cận lâm sàng thường quy:</w:t>
      </w:r>
      <w:r w:rsidR="00347438">
        <w:rPr>
          <w:rFonts w:ascii="Times New Roman" w:hAnsi="Times New Roman" w:eastAsia="Calibri" w:cs="Times New Roman"/>
          <w:color w:val="000000" w:themeColor="text1"/>
          <w:sz w:val="24"/>
          <w:szCs w:val="24"/>
        </w:rPr>
        <w:t xml:space="preserve"> Đông máu toàn bộ (PT, aPTT, INR, Fibrinogen),</w:t>
      </w:r>
      <w:r w:rsidR="00A54E52">
        <w:rPr>
          <w:rFonts w:ascii="Times New Roman" w:hAnsi="Times New Roman" w:eastAsia="Calibri" w:cs="Times New Roman"/>
          <w:color w:val="000000" w:themeColor="text1"/>
          <w:sz w:val="24"/>
          <w:szCs w:val="24"/>
        </w:rPr>
        <w:t xml:space="preserve"> ion đồ</w:t>
      </w:r>
      <w:r w:rsidDel="00847D14" w:rsidR="00A54E52">
        <w:rPr>
          <w:rFonts w:ascii="Times New Roman" w:hAnsi="Times New Roman" w:eastAsia="Calibri" w:cs="Times New Roman"/>
          <w:color w:val="000000" w:themeColor="text1"/>
          <w:sz w:val="24"/>
          <w:szCs w:val="24"/>
        </w:rPr>
        <w:t xml:space="preserve">, </w:t>
      </w:r>
      <w:r w:rsidR="008E084D">
        <w:rPr>
          <w:rFonts w:ascii="Times New Roman" w:hAnsi="Times New Roman" w:eastAsia="Calibri" w:cs="Times New Roman"/>
          <w:color w:val="000000" w:themeColor="text1"/>
          <w:sz w:val="24"/>
          <w:szCs w:val="24"/>
        </w:rPr>
        <w:t>bilan lipid (Cholesterol, LDL-C, HDL-C, Triglycerids)</w:t>
      </w:r>
      <w:r w:rsidR="004B2283">
        <w:rPr>
          <w:rFonts w:ascii="Times New Roman" w:hAnsi="Times New Roman" w:eastAsia="Calibri" w:cs="Times New Roman"/>
          <w:color w:val="000000" w:themeColor="text1"/>
          <w:sz w:val="24"/>
          <w:szCs w:val="24"/>
        </w:rPr>
        <w:t>, creatinine, ure, TPTNT, AST, ALT</w:t>
      </w:r>
      <w:r w:rsidR="00EC15D2">
        <w:rPr>
          <w:rFonts w:ascii="Times New Roman" w:hAnsi="Times New Roman" w:eastAsia="Calibri" w:cs="Times New Roman"/>
          <w:color w:val="000000" w:themeColor="text1"/>
          <w:sz w:val="24"/>
          <w:szCs w:val="24"/>
        </w:rPr>
        <w:t>, siêu âm bụng.</w:t>
      </w:r>
    </w:p>
    <w:p w:rsidRPr="00970D6A" w:rsidR="00BD09FC" w:rsidP="00F21994" w:rsidRDefault="00BD09FC" w14:paraId="738CBFBE" w14:textId="2BA69921">
      <w:pPr>
        <w:spacing w:after="0" w:line="276" w:lineRule="auto"/>
        <w:jc w:val="both"/>
        <w:rPr>
          <w:rFonts w:ascii="Times New Roman" w:hAnsi="Times New Roman" w:cs="Times New Roman"/>
          <w:sz w:val="24"/>
          <w:szCs w:val="24"/>
        </w:rPr>
      </w:pPr>
    </w:p>
    <w:p w:rsidRPr="00970D6A" w:rsidR="000B77AE" w:rsidP="00F21994" w:rsidRDefault="000B77AE" w14:paraId="19AA4839" w14:textId="4638B2A0">
      <w:pPr>
        <w:pStyle w:val="ListParagraph"/>
        <w:numPr>
          <w:ilvl w:val="0"/>
          <w:numId w:val="2"/>
        </w:numPr>
        <w:spacing w:after="0" w:line="276" w:lineRule="auto"/>
        <w:ind w:left="426" w:hanging="426"/>
        <w:jc w:val="both"/>
        <w:rPr>
          <w:rFonts w:ascii="Times New Roman" w:hAnsi="Times New Roman" w:cs="Times New Roman"/>
          <w:b/>
          <w:bCs/>
          <w:sz w:val="24"/>
          <w:szCs w:val="24"/>
        </w:rPr>
      </w:pPr>
      <w:r w:rsidRPr="00970D6A">
        <w:rPr>
          <w:rFonts w:ascii="Times New Roman" w:hAnsi="Times New Roman" w:cs="Times New Roman"/>
          <w:b/>
          <w:bCs/>
          <w:sz w:val="24"/>
          <w:szCs w:val="24"/>
        </w:rPr>
        <w:t>Kết quả cận lâm sàng</w:t>
      </w:r>
    </w:p>
    <w:p w:rsidR="00377824" w:rsidP="00377824" w:rsidRDefault="00377824" w14:paraId="46C4EC8D" w14:textId="325956D8">
      <w:pPr>
        <w:pStyle w:val="ListParagraph"/>
        <w:numPr>
          <w:ilvl w:val="1"/>
          <w:numId w:val="2"/>
        </w:numPr>
        <w:spacing w:after="0" w:line="276" w:lineRule="auto"/>
        <w:ind w:left="709" w:hanging="283"/>
        <w:jc w:val="both"/>
        <w:rPr>
          <w:rFonts w:ascii="Times New Roman" w:hAnsi="Times New Roman" w:cs="Times New Roman"/>
          <w:sz w:val="24"/>
          <w:szCs w:val="24"/>
        </w:rPr>
      </w:pPr>
      <w:r w:rsidRPr="564AB38E">
        <w:rPr>
          <w:rFonts w:ascii="Times New Roman" w:hAnsi="Times New Roman" w:cs="Times New Roman"/>
          <w:sz w:val="24"/>
          <w:szCs w:val="24"/>
        </w:rPr>
        <w:t xml:space="preserve">Điện tâm đồ </w:t>
      </w:r>
    </w:p>
    <w:p w:rsidR="00377824" w:rsidP="34FF6957" w:rsidRDefault="00377824" w14:paraId="25E2BFDA" w14:textId="04C45AF4">
      <w:pPr>
        <w:spacing w:after="0" w:line="276" w:lineRule="auto"/>
        <w:ind w:left="66"/>
        <w:jc w:val="both"/>
        <w:rPr>
          <w:rFonts w:ascii="Times New Roman" w:hAnsi="Times New Roman" w:cs="Times New Roman"/>
          <w:sz w:val="24"/>
          <w:szCs w:val="24"/>
        </w:rPr>
      </w:pPr>
      <w:r w:rsidRPr="48ECB74E">
        <w:rPr>
          <w:rFonts w:ascii="Times New Roman" w:hAnsi="Times New Roman" w:cs="Times New Roman"/>
          <w:color w:val="FF0000"/>
          <w:sz w:val="24"/>
          <w:szCs w:val="24"/>
        </w:rPr>
        <w:t>10h39 ngày</w:t>
      </w:r>
      <w:r w:rsidRPr="564AB38E">
        <w:rPr>
          <w:rFonts w:ascii="Times New Roman" w:hAnsi="Times New Roman" w:cs="Times New Roman"/>
          <w:color w:val="FF0000"/>
          <w:sz w:val="24"/>
          <w:szCs w:val="24"/>
        </w:rPr>
        <w:t xml:space="preserve"> 12/6</w:t>
      </w:r>
      <w:r w:rsidRPr="48ECB74E">
        <w:rPr>
          <w:rFonts w:ascii="Times New Roman" w:hAnsi="Times New Roman" w:cs="Times New Roman"/>
          <w:color w:val="FF0000"/>
          <w:sz w:val="24"/>
          <w:szCs w:val="24"/>
        </w:rPr>
        <w:t>/2022</w:t>
      </w:r>
      <w:r w:rsidRPr="564AB38E">
        <w:rPr>
          <w:rFonts w:ascii="Times New Roman" w:hAnsi="Times New Roman" w:cs="Times New Roman"/>
          <w:color w:val="FF0000"/>
          <w:sz w:val="24"/>
          <w:szCs w:val="24"/>
        </w:rPr>
        <w:t xml:space="preserve"> </w:t>
      </w:r>
    </w:p>
    <w:p w:rsidR="00377824" w:rsidP="00377824" w:rsidRDefault="5294DED6" w14:paraId="11FDCFC2" w14:textId="0FACC20C">
      <w:pPr>
        <w:pStyle w:val="ListParagraph"/>
        <w:spacing w:after="0" w:line="276" w:lineRule="auto"/>
        <w:ind w:left="709"/>
        <w:jc w:val="both"/>
      </w:pPr>
      <w:r w:rsidRPr="4BDDC319">
        <w:rPr>
          <w:noProof/>
        </w:rPr>
        <w:t xml:space="preserve"> </w:t>
      </w:r>
      <w:r w:rsidR="564AB38E">
        <w:rPr>
          <w:noProof/>
        </w:rPr>
        <w:drawing>
          <wp:inline distT="0" distB="0" distL="0" distR="0" wp14:anchorId="1C63ED4E" wp14:editId="32186EC8">
            <wp:extent cx="6404613" cy="3375764"/>
            <wp:effectExtent l="0" t="0" r="0" b="0"/>
            <wp:docPr id="230107962" name="Picture 23010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07962"/>
                    <pic:cNvPicPr/>
                  </pic:nvPicPr>
                  <pic:blipFill>
                    <a:blip r:embed="rId12">
                      <a:extLst>
                        <a:ext uri="{28A0092B-C50C-407E-A947-70E740481C1C}">
                          <a14:useLocalDpi xmlns:a14="http://schemas.microsoft.com/office/drawing/2010/main" val="0"/>
                        </a:ext>
                      </a:extLst>
                    </a:blip>
                    <a:stretch>
                      <a:fillRect/>
                    </a:stretch>
                  </pic:blipFill>
                  <pic:spPr>
                    <a:xfrm>
                      <a:off x="0" y="0"/>
                      <a:ext cx="6404613" cy="3375764"/>
                    </a:xfrm>
                    <a:prstGeom prst="rect">
                      <a:avLst/>
                    </a:prstGeom>
                  </pic:spPr>
                </pic:pic>
              </a:graphicData>
            </a:graphic>
          </wp:inline>
        </w:drawing>
      </w:r>
    </w:p>
    <w:p w:rsidR="00EF3266" w:rsidP="00942965" w:rsidRDefault="005C3BE8" w14:paraId="08D12358" w14:textId="096CCC95">
      <w:pPr>
        <w:pStyle w:val="ListParagraph"/>
        <w:numPr>
          <w:ilvl w:val="0"/>
          <w:numId w:val="17"/>
        </w:numPr>
        <w:spacing w:after="0" w:line="276" w:lineRule="auto"/>
        <w:ind w:left="993" w:hanging="284"/>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Nhịp xoang, đều, </w:t>
      </w:r>
      <w:r w:rsidR="009C3A2D">
        <w:rPr>
          <w:rFonts w:ascii="Times New Roman" w:hAnsi="Times New Roman" w:cs="Times New Roman"/>
          <w:sz w:val="24"/>
          <w:szCs w:val="24"/>
        </w:rPr>
        <w:t>75</w:t>
      </w:r>
      <w:r w:rsidR="009C3A2D">
        <w:rPr>
          <w:rFonts w:ascii="Times New Roman" w:hAnsi="Times New Roman" w:cs="Times New Roman"/>
          <w:sz w:val="24"/>
          <w:szCs w:val="24"/>
          <w:lang w:val="vi-VN"/>
        </w:rPr>
        <w:t xml:space="preserve"> </w:t>
      </w:r>
      <w:r>
        <w:rPr>
          <w:rFonts w:ascii="Times New Roman" w:hAnsi="Times New Roman" w:cs="Times New Roman"/>
          <w:sz w:val="24"/>
          <w:szCs w:val="24"/>
          <w:lang w:val="vi-VN"/>
        </w:rPr>
        <w:t>lần/phút</w:t>
      </w:r>
    </w:p>
    <w:p w:rsidR="00532815" w:rsidP="00942965" w:rsidRDefault="001C1F33" w14:paraId="28A0D08F" w14:textId="2E39C7D0">
      <w:pPr>
        <w:pStyle w:val="ListParagraph"/>
        <w:numPr>
          <w:ilvl w:val="0"/>
          <w:numId w:val="17"/>
        </w:numPr>
        <w:spacing w:after="0" w:line="276" w:lineRule="auto"/>
        <w:ind w:left="993" w:hanging="284"/>
        <w:jc w:val="both"/>
        <w:rPr>
          <w:rFonts w:ascii="Times New Roman" w:hAnsi="Times New Roman" w:cs="Times New Roman"/>
          <w:sz w:val="24"/>
          <w:szCs w:val="24"/>
          <w:lang w:val="vi-VN"/>
        </w:rPr>
      </w:pPr>
      <w:r w:rsidRPr="564AB38E">
        <w:rPr>
          <w:rFonts w:ascii="Times New Roman" w:hAnsi="Times New Roman" w:cs="Times New Roman"/>
          <w:sz w:val="24"/>
          <w:szCs w:val="24"/>
          <w:lang w:val="vi-VN"/>
        </w:rPr>
        <w:t xml:space="preserve">Trục </w:t>
      </w:r>
      <w:r w:rsidRPr="564AB38E" w:rsidR="009C3A2D">
        <w:rPr>
          <w:rFonts w:ascii="Times New Roman" w:hAnsi="Times New Roman" w:cs="Times New Roman"/>
          <w:sz w:val="24"/>
          <w:szCs w:val="24"/>
        </w:rPr>
        <w:t>trung gian</w:t>
      </w:r>
    </w:p>
    <w:p w:rsidR="564AB38E" w:rsidP="564AB38E" w:rsidRDefault="564AB38E" w14:paraId="77DAA9F4" w14:textId="28FEF8C2">
      <w:pPr>
        <w:pStyle w:val="ListParagraph"/>
        <w:numPr>
          <w:ilvl w:val="0"/>
          <w:numId w:val="17"/>
        </w:numPr>
        <w:spacing w:after="0" w:line="276" w:lineRule="auto"/>
        <w:ind w:left="993" w:hanging="284"/>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 xml:space="preserve">Sóng P có thời gian 0,08s , biên độ 0,1mV -&gt; không lớn nhĩ </w:t>
      </w:r>
    </w:p>
    <w:p w:rsidRPr="00525771" w:rsidR="0033794B" w:rsidP="564AB38E" w:rsidRDefault="0033794B" w14:paraId="7291A259" w14:textId="15F4E60A">
      <w:pPr>
        <w:pStyle w:val="ListParagraph"/>
        <w:numPr>
          <w:ilvl w:val="0"/>
          <w:numId w:val="17"/>
        </w:numPr>
        <w:spacing w:after="0" w:line="276" w:lineRule="auto"/>
        <w:ind w:left="993" w:hanging="284"/>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PR hằng định 0,</w:t>
      </w:r>
      <w:r w:rsidRPr="48ECB74E">
        <w:rPr>
          <w:rFonts w:ascii="Times New Roman" w:hAnsi="Times New Roman" w:cs="Times New Roman"/>
          <w:sz w:val="24"/>
          <w:szCs w:val="24"/>
          <w:lang w:val="vi-VN"/>
        </w:rPr>
        <w:t>16s</w:t>
      </w:r>
      <w:r w:rsidRPr="00525771">
        <w:rPr>
          <w:rFonts w:ascii="Times New Roman" w:hAnsi="Times New Roman" w:cs="Times New Roman"/>
          <w:sz w:val="24"/>
          <w:szCs w:val="24"/>
          <w:lang w:val="vi-VN"/>
        </w:rPr>
        <w:t xml:space="preserve"> -&gt; không rối loạn dẫn truyền</w:t>
      </w:r>
    </w:p>
    <w:p w:rsidRPr="00525771" w:rsidR="564AB38E" w:rsidP="564AB38E" w:rsidRDefault="564AB38E" w14:paraId="5E87C3E8" w14:textId="77683BD9">
      <w:pPr>
        <w:pStyle w:val="ListParagraph"/>
        <w:numPr>
          <w:ilvl w:val="0"/>
          <w:numId w:val="17"/>
        </w:numPr>
        <w:spacing w:after="0" w:line="276" w:lineRule="auto"/>
        <w:ind w:left="993" w:hanging="284"/>
        <w:jc w:val="both"/>
        <w:rPr>
          <w:rFonts w:ascii="Times New Roman" w:hAnsi="Times New Roman" w:cs="Times New Roman"/>
          <w:sz w:val="24"/>
          <w:szCs w:val="24"/>
          <w:lang w:val="vi-VN"/>
        </w:rPr>
      </w:pPr>
      <w:r w:rsidRPr="564AB38E">
        <w:rPr>
          <w:rFonts w:ascii="Times New Roman" w:hAnsi="Times New Roman" w:cs="Times New Roman"/>
          <w:color w:val="FF0000"/>
          <w:sz w:val="24"/>
          <w:szCs w:val="24"/>
          <w:lang w:val="vi-VN"/>
        </w:rPr>
        <w:t>QRS</w:t>
      </w:r>
      <w:r w:rsidR="00C0442E">
        <w:rPr>
          <w:rFonts w:ascii="Times New Roman" w:hAnsi="Times New Roman" w:cs="Times New Roman"/>
          <w:color w:val="FF0000"/>
          <w:sz w:val="24"/>
          <w:szCs w:val="24"/>
        </w:rPr>
        <w:t xml:space="preserve"> bình thường,</w:t>
      </w:r>
      <w:r w:rsidRPr="00525771">
        <w:rPr>
          <w:rFonts w:ascii="Times New Roman" w:hAnsi="Times New Roman" w:cs="Times New Roman"/>
          <w:sz w:val="24"/>
          <w:szCs w:val="24"/>
          <w:lang w:val="vi-VN"/>
        </w:rPr>
        <w:t xml:space="preserve"> có thời gian 0,08s -&gt; không block nhánh </w:t>
      </w:r>
    </w:p>
    <w:p w:rsidRPr="001C29FD" w:rsidR="00DD0022" w:rsidP="00942965" w:rsidRDefault="001C29FD" w14:paraId="7BA4A770" w14:textId="7BC6D29A">
      <w:pPr>
        <w:pStyle w:val="ListParagraph"/>
        <w:numPr>
          <w:ilvl w:val="0"/>
          <w:numId w:val="17"/>
        </w:numPr>
        <w:spacing w:after="0" w:line="276" w:lineRule="auto"/>
        <w:ind w:left="993" w:hanging="284"/>
        <w:jc w:val="both"/>
        <w:rPr>
          <w:rFonts w:ascii="Times New Roman" w:hAnsi="Times New Roman" w:cs="Times New Roman"/>
          <w:sz w:val="24"/>
          <w:szCs w:val="24"/>
          <w:lang w:val="vi-VN"/>
        </w:rPr>
      </w:pPr>
      <w:commentRangeStart w:id="5"/>
      <w:commentRangeStart w:id="6"/>
      <w:r w:rsidRPr="564AB38E">
        <w:rPr>
          <w:rFonts w:ascii="Times New Roman" w:hAnsi="Times New Roman" w:cs="Times New Roman"/>
          <w:sz w:val="24"/>
          <w:szCs w:val="24"/>
          <w:lang w:val="vi-VN"/>
        </w:rPr>
        <w:t xml:space="preserve">Không lớn thất phải </w:t>
      </w:r>
      <w:r w:rsidRPr="00525771">
        <w:rPr>
          <w:rFonts w:ascii="Times New Roman" w:hAnsi="Times New Roman" w:cs="Times New Roman"/>
          <w:sz w:val="24"/>
          <w:szCs w:val="24"/>
          <w:lang w:val="vi-VN"/>
        </w:rPr>
        <w:t>( RV1+SV5 = 0+</w:t>
      </w:r>
      <w:r w:rsidRPr="1F383EA0" w:rsidR="78DF7CAB">
        <w:rPr>
          <w:rFonts w:ascii="Times New Roman" w:hAnsi="Times New Roman" w:cs="Times New Roman"/>
          <w:sz w:val="24"/>
          <w:szCs w:val="24"/>
          <w:lang w:val="vi-VN"/>
        </w:rPr>
        <w:t>10</w:t>
      </w:r>
      <w:r w:rsidRPr="00525771">
        <w:rPr>
          <w:rFonts w:ascii="Times New Roman" w:hAnsi="Times New Roman" w:cs="Times New Roman"/>
          <w:sz w:val="24"/>
          <w:szCs w:val="24"/>
          <w:lang w:val="vi-VN"/>
        </w:rPr>
        <w:t xml:space="preserve"> ) không lớn thất trái ( </w:t>
      </w:r>
      <w:r w:rsidRPr="1F383EA0" w:rsidR="78DF7CAB">
        <w:rPr>
          <w:rFonts w:ascii="Times New Roman" w:hAnsi="Times New Roman" w:cs="Times New Roman"/>
          <w:sz w:val="24"/>
          <w:szCs w:val="24"/>
          <w:lang w:val="vi-VN"/>
        </w:rPr>
        <w:t xml:space="preserve">tiêu chuẩn Sokolov Lyon cho thất trái </w:t>
      </w:r>
      <w:r w:rsidRPr="00525771">
        <w:rPr>
          <w:rFonts w:ascii="Times New Roman" w:hAnsi="Times New Roman" w:cs="Times New Roman"/>
          <w:sz w:val="24"/>
          <w:szCs w:val="24"/>
          <w:lang w:val="vi-VN"/>
        </w:rPr>
        <w:t>SV1+</w:t>
      </w:r>
      <w:r w:rsidRPr="1F383EA0" w:rsidR="78DF7CAB">
        <w:rPr>
          <w:rFonts w:ascii="Times New Roman" w:hAnsi="Times New Roman" w:cs="Times New Roman"/>
          <w:sz w:val="24"/>
          <w:szCs w:val="24"/>
          <w:lang w:val="vi-VN"/>
        </w:rPr>
        <w:t xml:space="preserve">RV6= </w:t>
      </w:r>
      <w:r w:rsidRPr="00525771">
        <w:rPr>
          <w:rFonts w:ascii="Times New Roman" w:hAnsi="Times New Roman" w:cs="Times New Roman"/>
          <w:sz w:val="24"/>
          <w:szCs w:val="24"/>
          <w:lang w:val="vi-VN"/>
        </w:rPr>
        <w:t>4+</w:t>
      </w:r>
      <w:r w:rsidRPr="1F383EA0">
        <w:rPr>
          <w:rFonts w:ascii="Times New Roman" w:hAnsi="Times New Roman" w:cs="Times New Roman"/>
          <w:sz w:val="24"/>
          <w:szCs w:val="24"/>
          <w:lang w:val="vi-VN"/>
        </w:rPr>
        <w:t>12</w:t>
      </w:r>
      <w:r w:rsidRPr="1F383EA0" w:rsidR="78DF7CAB">
        <w:rPr>
          <w:rFonts w:ascii="Times New Roman" w:hAnsi="Times New Roman" w:cs="Times New Roman"/>
          <w:sz w:val="24"/>
          <w:szCs w:val="24"/>
          <w:lang w:val="vi-VN"/>
        </w:rPr>
        <w:t>&lt; 35 , tiêu chuẩn Cornell SV3+RV1= 7*2+5= 19)</w:t>
      </w:r>
      <w:commentRangeEnd w:id="5"/>
      <w:r>
        <w:rPr>
          <w:rStyle w:val="CommentReference"/>
        </w:rPr>
        <w:commentReference w:id="5"/>
      </w:r>
      <w:commentRangeEnd w:id="6"/>
      <w:r>
        <w:rPr>
          <w:rStyle w:val="CommentReference"/>
        </w:rPr>
        <w:commentReference w:id="6"/>
      </w:r>
    </w:p>
    <w:p w:rsidR="564AB38E" w:rsidP="564AB38E" w:rsidRDefault="564AB38E" w14:paraId="7852EA82" w14:textId="559C2A43">
      <w:pPr>
        <w:pStyle w:val="ListParagraph"/>
        <w:numPr>
          <w:ilvl w:val="0"/>
          <w:numId w:val="17"/>
        </w:numPr>
        <w:spacing w:after="0" w:line="276" w:lineRule="auto"/>
        <w:ind w:left="993" w:hanging="284"/>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 xml:space="preserve">QT bình thường </w:t>
      </w:r>
    </w:p>
    <w:p w:rsidRPr="00525771" w:rsidR="185103E2" w:rsidP="185103E2" w:rsidRDefault="185103E2" w14:paraId="6746E0C6" w14:textId="642B9ABD">
      <w:pPr>
        <w:pStyle w:val="ListParagraph"/>
        <w:numPr>
          <w:ilvl w:val="0"/>
          <w:numId w:val="17"/>
        </w:numPr>
        <w:spacing w:after="0" w:line="276" w:lineRule="auto"/>
        <w:ind w:left="993" w:hanging="284"/>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 xml:space="preserve">Sóng Q hoại tử ở </w:t>
      </w:r>
      <w:r w:rsidRPr="1F383EA0">
        <w:rPr>
          <w:rFonts w:ascii="Times New Roman" w:hAnsi="Times New Roman" w:cs="Times New Roman"/>
          <w:sz w:val="24"/>
          <w:szCs w:val="24"/>
          <w:lang w:val="vi-VN"/>
        </w:rPr>
        <w:t xml:space="preserve">DII, </w:t>
      </w:r>
      <w:r w:rsidRPr="00525771">
        <w:rPr>
          <w:rFonts w:ascii="Times New Roman" w:hAnsi="Times New Roman" w:cs="Times New Roman"/>
          <w:sz w:val="24"/>
          <w:szCs w:val="24"/>
          <w:lang w:val="vi-VN"/>
        </w:rPr>
        <w:t xml:space="preserve">DIII , aVF </w:t>
      </w:r>
      <w:r w:rsidRPr="1F383EA0">
        <w:rPr>
          <w:rFonts w:ascii="Times New Roman" w:hAnsi="Times New Roman" w:cs="Times New Roman"/>
          <w:sz w:val="24"/>
          <w:szCs w:val="24"/>
          <w:lang w:val="vi-VN"/>
        </w:rPr>
        <w:t xml:space="preserve">. </w:t>
      </w:r>
      <w:r w:rsidRPr="1F383EA0">
        <w:rPr>
          <w:rFonts w:ascii="Times New Roman" w:hAnsi="Times New Roman" w:cs="Times New Roman"/>
          <w:i/>
          <w:iCs/>
          <w:color w:val="FF0000"/>
          <w:sz w:val="24"/>
          <w:szCs w:val="24"/>
          <w:lang w:val="vi-VN"/>
        </w:rPr>
        <w:t>Q bệnh lý giả do béo phì,  Q DIII phỉa kêu BN hít sâu vào</w:t>
      </w:r>
    </w:p>
    <w:p w:rsidRPr="00525771" w:rsidR="4AAFFE21" w:rsidP="4AAFFE21" w:rsidRDefault="4AAFFE21" w14:paraId="62B1DDBE" w14:textId="2C73FDDF">
      <w:pPr>
        <w:pStyle w:val="ListParagraph"/>
        <w:numPr>
          <w:ilvl w:val="0"/>
          <w:numId w:val="17"/>
        </w:numPr>
        <w:spacing w:after="0" w:line="276" w:lineRule="auto"/>
        <w:ind w:left="993" w:hanging="284"/>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Không ghi nhận ST chênh lên</w:t>
      </w:r>
    </w:p>
    <w:p w:rsidR="00532815" w:rsidP="00942965" w:rsidRDefault="564AB38E" w14:paraId="08CA4C73" w14:textId="5ABDCD95">
      <w:pPr>
        <w:pStyle w:val="ListParagraph"/>
        <w:numPr>
          <w:ilvl w:val="0"/>
          <w:numId w:val="17"/>
        </w:numPr>
        <w:spacing w:after="0" w:line="276" w:lineRule="auto"/>
        <w:ind w:left="993" w:hanging="284"/>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 xml:space="preserve">Sóng T bình thường </w:t>
      </w:r>
    </w:p>
    <w:p w:rsidR="564AB38E" w:rsidP="34FF6957" w:rsidRDefault="71FA48A5" w14:paraId="135AABD8" w14:textId="1FDBD35E">
      <w:pPr>
        <w:pStyle w:val="ListParagraph"/>
        <w:spacing w:after="0" w:line="276" w:lineRule="auto"/>
        <w:ind w:left="709"/>
        <w:jc w:val="both"/>
      </w:pPr>
      <w:r w:rsidRPr="48ECB74E">
        <w:rPr>
          <w:rFonts w:ascii="Wingdings" w:hAnsi="Wingdings" w:eastAsia="Wingdings" w:cs="Wingdings"/>
          <w:sz w:val="24"/>
          <w:szCs w:val="24"/>
        </w:rPr>
        <w:t>ð</w:t>
      </w:r>
      <w:r w:rsidRPr="48ECB74E" w:rsidR="55B3D5AA">
        <w:rPr>
          <w:rFonts w:ascii="Times New Roman" w:hAnsi="Times New Roman" w:cs="Times New Roman"/>
          <w:sz w:val="24"/>
          <w:szCs w:val="24"/>
          <w:lang w:val="vi-VN"/>
        </w:rPr>
        <w:t xml:space="preserve"> Nhịp xoang</w:t>
      </w:r>
      <w:r w:rsidRPr="48ECB74E" w:rsidR="003F342B">
        <w:rPr>
          <w:rFonts w:ascii="Times New Roman" w:hAnsi="Times New Roman" w:cs="Times New Roman"/>
          <w:sz w:val="24"/>
          <w:szCs w:val="24"/>
        </w:rPr>
        <w:t xml:space="preserve"> đều</w:t>
      </w:r>
      <w:r w:rsidR="002A28D6">
        <w:rPr>
          <w:rFonts w:ascii="Times New Roman" w:hAnsi="Times New Roman" w:cs="Times New Roman"/>
          <w:sz w:val="24"/>
          <w:szCs w:val="24"/>
        </w:rPr>
        <w:t xml:space="preserve"> </w:t>
      </w:r>
      <w:r w:rsidRPr="48ECB74E" w:rsidR="003F342B">
        <w:rPr>
          <w:rFonts w:ascii="Times New Roman" w:hAnsi="Times New Roman" w:cs="Times New Roman"/>
          <w:sz w:val="24"/>
          <w:szCs w:val="24"/>
        </w:rPr>
        <w:t xml:space="preserve">+ </w:t>
      </w:r>
      <w:r w:rsidRPr="48ECB74E" w:rsidR="5C516CBC">
        <w:rPr>
          <w:rFonts w:ascii="Times New Roman" w:hAnsi="Times New Roman" w:cs="Times New Roman"/>
          <w:sz w:val="24"/>
          <w:szCs w:val="24"/>
          <w:lang w:val="vi-VN"/>
        </w:rPr>
        <w:t xml:space="preserve"> NMCT cũ thành dưới</w:t>
      </w:r>
      <w:r w:rsidRPr="48ECB74E" w:rsidR="300B28E1">
        <w:rPr>
          <w:rFonts w:ascii="Times New Roman" w:hAnsi="Times New Roman" w:cs="Times New Roman"/>
          <w:sz w:val="24"/>
          <w:szCs w:val="24"/>
          <w:lang w:val="vi-VN"/>
        </w:rPr>
        <w:t>.</w:t>
      </w:r>
      <w:r w:rsidRPr="48ECB74E" w:rsidR="003F342B">
        <w:rPr>
          <w:rFonts w:ascii="Times New Roman" w:hAnsi="Times New Roman" w:cs="Times New Roman"/>
          <w:sz w:val="24"/>
          <w:szCs w:val="24"/>
        </w:rPr>
        <w:t xml:space="preserve"> </w:t>
      </w:r>
      <w:r w:rsidRPr="48ECB74E" w:rsidR="300B28E1">
        <w:rPr>
          <w:rFonts w:ascii="Times New Roman" w:hAnsi="Times New Roman" w:cs="Times New Roman"/>
          <w:sz w:val="24"/>
          <w:szCs w:val="24"/>
          <w:lang w:val="vi-VN"/>
        </w:rPr>
        <w:t xml:space="preserve">Không có hình ảnh gợi ý nhồi máu cơ tim cấp </w:t>
      </w:r>
    </w:p>
    <w:p w:rsidR="564AB38E" w:rsidP="34FF6957" w:rsidRDefault="5C516CBC" w14:paraId="5CB796BD" w14:textId="3192BE58">
      <w:pPr>
        <w:pStyle w:val="ListParagraph"/>
        <w:spacing w:after="0" w:line="276" w:lineRule="auto"/>
        <w:ind w:left="709"/>
        <w:jc w:val="both"/>
      </w:pPr>
      <w:r w:rsidRPr="1F383EA0">
        <w:rPr>
          <w:rFonts w:ascii="Times New Roman" w:hAnsi="Times New Roman" w:cs="Times New Roman"/>
          <w:sz w:val="24"/>
          <w:szCs w:val="24"/>
          <w:lang w:val="vi-VN"/>
        </w:rPr>
        <w:t xml:space="preserve"> </w:t>
      </w:r>
    </w:p>
    <w:p w:rsidR="002D0295" w:rsidP="00C66B63" w:rsidRDefault="71FA48A5" w14:paraId="4EB44D9A" w14:textId="77777777">
      <w:pPr>
        <w:pStyle w:val="ListParagraph"/>
        <w:spacing w:after="0" w:line="276" w:lineRule="auto"/>
        <w:ind w:left="709"/>
        <w:jc w:val="both"/>
        <w:rPr>
          <w:rFonts w:ascii="Times New Roman" w:hAnsi="Times New Roman" w:cs="Times New Roman"/>
          <w:sz w:val="24"/>
          <w:szCs w:val="24"/>
          <w:lang w:val="vi-VN"/>
        </w:rPr>
      </w:pPr>
      <w:r w:rsidRPr="185103E2">
        <w:rPr>
          <w:rFonts w:ascii="Wingdings" w:hAnsi="Wingdings" w:eastAsia="Wingdings" w:cs="Wingdings"/>
          <w:sz w:val="24"/>
          <w:szCs w:val="24"/>
        </w:rPr>
        <w:t>ð</w:t>
      </w:r>
      <w:r w:rsidRPr="185103E2" w:rsidR="55B3D5AA">
        <w:rPr>
          <w:rFonts w:ascii="Times New Roman" w:hAnsi="Times New Roman" w:cs="Times New Roman"/>
          <w:sz w:val="24"/>
          <w:szCs w:val="24"/>
          <w:lang w:val="vi-VN"/>
        </w:rPr>
        <w:t xml:space="preserve"> Nhịp xoang</w:t>
      </w:r>
      <w:r w:rsidR="002D0295">
        <w:rPr>
          <w:rFonts w:ascii="Times New Roman" w:hAnsi="Times New Roman" w:cs="Times New Roman"/>
          <w:sz w:val="24"/>
          <w:szCs w:val="24"/>
        </w:rPr>
        <w:t xml:space="preserve"> + </w:t>
      </w:r>
      <w:r w:rsidRPr="185103E2" w:rsidR="002D0295">
        <w:rPr>
          <w:rFonts w:ascii="Times New Roman" w:hAnsi="Times New Roman" w:cs="Times New Roman"/>
          <w:sz w:val="24"/>
          <w:szCs w:val="24"/>
          <w:lang w:val="vi-VN"/>
        </w:rPr>
        <w:t>NMCT cũ thành dưới</w:t>
      </w:r>
      <w:r w:rsidRPr="185103E2" w:rsidR="300B28E1">
        <w:rPr>
          <w:rFonts w:ascii="Times New Roman" w:hAnsi="Times New Roman" w:cs="Times New Roman"/>
          <w:sz w:val="24"/>
          <w:szCs w:val="24"/>
          <w:lang w:val="vi-VN"/>
        </w:rPr>
        <w:t>.</w:t>
      </w:r>
    </w:p>
    <w:p w:rsidRPr="00C66B63" w:rsidR="00C66B63" w:rsidP="00C66B63" w:rsidRDefault="300B28E1" w14:paraId="46AC830C" w14:textId="5F11F36C">
      <w:pPr>
        <w:pStyle w:val="ListParagraph"/>
        <w:spacing w:after="0" w:line="276" w:lineRule="auto"/>
        <w:ind w:left="709"/>
        <w:jc w:val="both"/>
        <w:rPr>
          <w:rFonts w:ascii="Times New Roman" w:hAnsi="Times New Roman" w:cs="Times New Roman"/>
          <w:sz w:val="24"/>
          <w:szCs w:val="24"/>
          <w:lang w:val="vi-VN"/>
        </w:rPr>
      </w:pPr>
      <w:r w:rsidRPr="185103E2">
        <w:rPr>
          <w:rFonts w:ascii="Times New Roman" w:hAnsi="Times New Roman" w:cs="Times New Roman"/>
          <w:sz w:val="24"/>
          <w:szCs w:val="24"/>
          <w:lang w:val="vi-VN"/>
        </w:rPr>
        <w:t xml:space="preserve">Không có hình ảnh gợi ý thiếu máu cơ tim -&gt;  </w:t>
      </w:r>
      <w:r w:rsidRPr="185103E2" w:rsidR="5C516CBC">
        <w:rPr>
          <w:rFonts w:ascii="Times New Roman" w:hAnsi="Times New Roman" w:cs="Times New Roman"/>
          <w:sz w:val="24"/>
          <w:szCs w:val="24"/>
          <w:lang w:val="vi-VN"/>
        </w:rPr>
        <w:t>Loại trừ STEMI</w:t>
      </w:r>
      <w:r w:rsidR="002D0295">
        <w:rPr>
          <w:rFonts w:ascii="Times New Roman" w:hAnsi="Times New Roman" w:cs="Times New Roman"/>
          <w:sz w:val="24"/>
          <w:szCs w:val="24"/>
        </w:rPr>
        <w:t xml:space="preserve"> </w:t>
      </w:r>
    </w:p>
    <w:p w:rsidR="00377824" w:rsidP="004F428D" w:rsidRDefault="00377824" w14:paraId="03C31656" w14:textId="043BFE9E">
      <w:pPr>
        <w:pStyle w:val="ListParagraph"/>
        <w:numPr>
          <w:ilvl w:val="1"/>
          <w:numId w:val="2"/>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Troponin</w:t>
      </w:r>
      <w:r w:rsidR="008C6684">
        <w:rPr>
          <w:rFonts w:ascii="Times New Roman" w:hAnsi="Times New Roman" w:cs="Times New Roman"/>
          <w:sz w:val="24"/>
          <w:szCs w:val="24"/>
        </w:rPr>
        <w:t xml:space="preserve"> </w:t>
      </w:r>
      <w:r w:rsidR="00554FA4">
        <w:rPr>
          <w:rFonts w:ascii="Times New Roman" w:hAnsi="Times New Roman" w:cs="Times New Roman"/>
          <w:sz w:val="24"/>
          <w:szCs w:val="24"/>
        </w:rPr>
        <w:t xml:space="preserve">I </w:t>
      </w:r>
      <w:r w:rsidR="008C6684">
        <w:rPr>
          <w:rFonts w:ascii="Times New Roman" w:hAnsi="Times New Roman" w:cs="Times New Roman"/>
          <w:sz w:val="24"/>
          <w:szCs w:val="24"/>
        </w:rPr>
        <w:t>hs</w:t>
      </w:r>
      <w:r w:rsidRPr="34FF6957" w:rsidR="00A9533C">
        <w:rPr>
          <w:rFonts w:ascii="Times New Roman" w:hAnsi="Times New Roman" w:cs="Times New Roman"/>
          <w:sz w:val="24"/>
          <w:szCs w:val="24"/>
        </w:rPr>
        <w:t xml:space="preserve"> </w:t>
      </w:r>
      <w:r w:rsidRPr="34FF6957" w:rsidR="002A52F2">
        <w:rPr>
          <w:rFonts w:ascii="Times New Roman" w:hAnsi="Times New Roman" w:cs="Times New Roman"/>
          <w:sz w:val="24"/>
          <w:szCs w:val="24"/>
        </w:rPr>
        <w:t>(12/6)</w:t>
      </w:r>
    </w:p>
    <w:p w:rsidR="006171DD" w:rsidP="006171DD" w:rsidRDefault="00EC6F4F" w14:paraId="64F5C25C" w14:textId="0B695487">
      <w:pPr>
        <w:pStyle w:val="ListParagraph"/>
        <w:spacing w:after="0" w:line="276" w:lineRule="auto"/>
        <w:ind w:left="709"/>
        <w:jc w:val="both"/>
        <w:rPr>
          <w:rFonts w:ascii="Times New Roman" w:hAnsi="Times New Roman" w:cs="Times New Roman"/>
          <w:sz w:val="24"/>
          <w:szCs w:val="24"/>
          <w:lang w:val="vi-VN"/>
        </w:rPr>
      </w:pPr>
      <w:r>
        <w:rPr>
          <w:rFonts w:ascii="Times New Roman" w:hAnsi="Times New Roman" w:cs="Times New Roman"/>
          <w:sz w:val="24"/>
          <w:szCs w:val="24"/>
          <w:lang w:val="vi-VN"/>
        </w:rPr>
        <w:t>Lúc nhập viện</w:t>
      </w:r>
      <w:r w:rsidR="008D3AA4">
        <w:rPr>
          <w:rFonts w:ascii="Times New Roman" w:hAnsi="Times New Roman" w:cs="Times New Roman"/>
          <w:sz w:val="24"/>
          <w:szCs w:val="24"/>
          <w:lang w:val="vi-VN"/>
        </w:rPr>
        <w:t xml:space="preserve"> (</w:t>
      </w:r>
      <w:r w:rsidR="00F12C36">
        <w:rPr>
          <w:rFonts w:ascii="Times New Roman" w:hAnsi="Times New Roman" w:cs="Times New Roman"/>
          <w:sz w:val="24"/>
          <w:szCs w:val="24"/>
        </w:rPr>
        <w:t>11h17</w:t>
      </w:r>
      <w:r w:rsidR="0080616D">
        <w:rPr>
          <w:rFonts w:ascii="Times New Roman" w:hAnsi="Times New Roman" w:cs="Times New Roman"/>
          <w:sz w:val="24"/>
          <w:szCs w:val="24"/>
          <w:lang w:val="vi-VN"/>
        </w:rPr>
        <w:t>)</w:t>
      </w:r>
      <w:r w:rsidR="00796762">
        <w:rPr>
          <w:rFonts w:ascii="Times New Roman" w:hAnsi="Times New Roman" w:cs="Times New Roman"/>
          <w:sz w:val="24"/>
          <w:szCs w:val="24"/>
          <w:lang w:val="vi-VN"/>
        </w:rPr>
        <w:t xml:space="preserve">: </w:t>
      </w:r>
      <w:r w:rsidR="00F12C36">
        <w:rPr>
          <w:rFonts w:ascii="Times New Roman" w:hAnsi="Times New Roman" w:cs="Times New Roman"/>
          <w:sz w:val="24"/>
          <w:szCs w:val="24"/>
        </w:rPr>
        <w:t>2.8</w:t>
      </w:r>
      <w:r w:rsidR="00796762">
        <w:rPr>
          <w:rFonts w:ascii="Times New Roman" w:hAnsi="Times New Roman" w:cs="Times New Roman"/>
          <w:sz w:val="24"/>
          <w:szCs w:val="24"/>
          <w:lang w:val="vi-VN"/>
        </w:rPr>
        <w:t xml:space="preserve"> ng/L</w:t>
      </w:r>
    </w:p>
    <w:p w:rsidR="00EC6F4F" w:rsidP="006171DD" w:rsidRDefault="00387BFA" w14:paraId="144C1251" w14:textId="3F8C59B2">
      <w:pPr>
        <w:pStyle w:val="ListParagraph"/>
        <w:spacing w:after="0" w:line="276" w:lineRule="auto"/>
        <w:ind w:left="709"/>
        <w:jc w:val="both"/>
        <w:rPr>
          <w:rFonts w:ascii="Times New Roman" w:hAnsi="Times New Roman" w:cs="Times New Roman"/>
          <w:sz w:val="24"/>
          <w:szCs w:val="24"/>
          <w:lang w:val="vi-VN"/>
        </w:rPr>
      </w:pPr>
      <w:r>
        <w:rPr>
          <w:rFonts w:ascii="Times New Roman" w:hAnsi="Times New Roman" w:cs="Times New Roman"/>
          <w:sz w:val="24"/>
          <w:szCs w:val="24"/>
        </w:rPr>
        <w:t>3</w:t>
      </w:r>
      <w:r>
        <w:rPr>
          <w:rFonts w:ascii="Times New Roman" w:hAnsi="Times New Roman" w:cs="Times New Roman"/>
          <w:sz w:val="24"/>
          <w:szCs w:val="24"/>
          <w:lang w:val="vi-VN"/>
        </w:rPr>
        <w:t xml:space="preserve"> </w:t>
      </w:r>
      <w:r w:rsidR="00EC6F4F">
        <w:rPr>
          <w:rFonts w:ascii="Times New Roman" w:hAnsi="Times New Roman" w:cs="Times New Roman"/>
          <w:sz w:val="24"/>
          <w:szCs w:val="24"/>
          <w:lang w:val="vi-VN"/>
        </w:rPr>
        <w:t>giờ sau</w:t>
      </w:r>
      <w:r w:rsidR="0040467C">
        <w:rPr>
          <w:rFonts w:ascii="Times New Roman" w:hAnsi="Times New Roman" w:cs="Times New Roman"/>
          <w:sz w:val="24"/>
          <w:szCs w:val="24"/>
        </w:rPr>
        <w:t xml:space="preserve"> </w:t>
      </w:r>
      <w:r w:rsidR="004436C4">
        <w:rPr>
          <w:rFonts w:ascii="Times New Roman" w:hAnsi="Times New Roman" w:cs="Times New Roman"/>
          <w:sz w:val="24"/>
          <w:szCs w:val="24"/>
        </w:rPr>
        <w:t xml:space="preserve">nhập viện </w:t>
      </w:r>
      <w:r w:rsidR="0040467C">
        <w:rPr>
          <w:rFonts w:ascii="Times New Roman" w:hAnsi="Times New Roman" w:cs="Times New Roman"/>
          <w:sz w:val="24"/>
          <w:szCs w:val="24"/>
        </w:rPr>
        <w:t>(15h</w:t>
      </w:r>
      <w:r w:rsidR="00F47283">
        <w:rPr>
          <w:rFonts w:ascii="Times New Roman" w:hAnsi="Times New Roman" w:cs="Times New Roman"/>
          <w:sz w:val="24"/>
          <w:szCs w:val="24"/>
        </w:rPr>
        <w:t>02</w:t>
      </w:r>
      <w:r w:rsidR="0040467C">
        <w:rPr>
          <w:rFonts w:ascii="Times New Roman" w:hAnsi="Times New Roman" w:cs="Times New Roman"/>
          <w:sz w:val="24"/>
          <w:szCs w:val="24"/>
        </w:rPr>
        <w:t>)</w:t>
      </w:r>
      <w:r w:rsidR="00EC6F4F">
        <w:rPr>
          <w:rFonts w:ascii="Times New Roman" w:hAnsi="Times New Roman" w:cs="Times New Roman"/>
          <w:sz w:val="24"/>
          <w:szCs w:val="24"/>
          <w:lang w:val="vi-VN"/>
        </w:rPr>
        <w:t>:</w:t>
      </w:r>
      <w:r w:rsidR="00796762">
        <w:rPr>
          <w:rFonts w:ascii="Times New Roman" w:hAnsi="Times New Roman" w:cs="Times New Roman"/>
          <w:sz w:val="24"/>
          <w:szCs w:val="24"/>
          <w:lang w:val="vi-VN"/>
        </w:rPr>
        <w:t xml:space="preserve"> </w:t>
      </w:r>
      <w:r w:rsidR="0040467C">
        <w:rPr>
          <w:rFonts w:ascii="Times New Roman" w:hAnsi="Times New Roman" w:cs="Times New Roman"/>
          <w:sz w:val="24"/>
          <w:szCs w:val="24"/>
        </w:rPr>
        <w:t>3.0</w:t>
      </w:r>
      <w:r w:rsidR="00FE4B6D">
        <w:rPr>
          <w:rFonts w:ascii="Times New Roman" w:hAnsi="Times New Roman" w:cs="Times New Roman"/>
          <w:sz w:val="24"/>
          <w:szCs w:val="24"/>
          <w:lang w:val="vi-VN"/>
        </w:rPr>
        <w:t xml:space="preserve"> ng/L</w:t>
      </w:r>
    </w:p>
    <w:p w:rsidRPr="00FA3F29" w:rsidR="00F47283" w:rsidP="006171DD" w:rsidRDefault="004436C4" w14:paraId="2B85B3B3" w14:textId="55DEF730">
      <w:pPr>
        <w:pStyle w:val="ListParagraph"/>
        <w:spacing w:after="0" w:line="276" w:lineRule="auto"/>
        <w:ind w:left="709"/>
        <w:jc w:val="both"/>
        <w:rPr>
          <w:rFonts w:ascii="Times New Roman" w:hAnsi="Times New Roman" w:cs="Times New Roman"/>
          <w:sz w:val="24"/>
          <w:szCs w:val="24"/>
        </w:rPr>
      </w:pPr>
      <w:r>
        <w:rPr>
          <w:rFonts w:ascii="Times New Roman" w:hAnsi="Times New Roman" w:cs="Times New Roman"/>
          <w:sz w:val="24"/>
          <w:szCs w:val="24"/>
        </w:rPr>
        <w:t xml:space="preserve">9 giờ sau nhập viện </w:t>
      </w:r>
      <w:r w:rsidR="00F47283">
        <w:rPr>
          <w:rFonts w:ascii="Times New Roman" w:hAnsi="Times New Roman" w:cs="Times New Roman"/>
          <w:sz w:val="24"/>
          <w:szCs w:val="24"/>
        </w:rPr>
        <w:t>(21h30)</w:t>
      </w:r>
      <w:r>
        <w:rPr>
          <w:rFonts w:ascii="Times New Roman" w:hAnsi="Times New Roman" w:cs="Times New Roman"/>
          <w:sz w:val="24"/>
          <w:szCs w:val="24"/>
        </w:rPr>
        <w:t>: 2.9 ng/L</w:t>
      </w:r>
    </w:p>
    <w:p w:rsidR="002D0295" w:rsidP="009C2C86" w:rsidRDefault="00EC6F4F" w14:paraId="269ECC67" w14:textId="77777777">
      <w:pPr>
        <w:pStyle w:val="ListParagraph"/>
        <w:spacing w:after="0" w:line="276" w:lineRule="auto"/>
        <w:ind w:left="709"/>
        <w:jc w:val="both"/>
        <w:rPr>
          <w:rFonts w:ascii="Times New Roman" w:hAnsi="Times New Roman" w:cs="Times New Roman"/>
          <w:sz w:val="24"/>
          <w:szCs w:val="24"/>
          <w:lang w:val="vi-VN"/>
        </w:rPr>
      </w:pPr>
      <w:r>
        <w:rPr>
          <w:rFonts w:ascii="Wingdings" w:hAnsi="Wingdings" w:eastAsia="Wingdings" w:cs="Wingdings"/>
          <w:sz w:val="24"/>
          <w:szCs w:val="24"/>
        </w:rPr>
        <w:t>ð</w:t>
      </w:r>
      <w:r>
        <w:rPr>
          <w:rFonts w:ascii="Times New Roman" w:hAnsi="Times New Roman" w:cs="Times New Roman"/>
          <w:sz w:val="24"/>
          <w:szCs w:val="24"/>
          <w:lang w:val="vi-VN"/>
        </w:rPr>
        <w:t xml:space="preserve"> </w:t>
      </w:r>
      <w:r w:rsidR="00AF4731">
        <w:rPr>
          <w:rFonts w:ascii="Times New Roman" w:hAnsi="Times New Roman" w:cs="Times New Roman"/>
          <w:sz w:val="24"/>
          <w:szCs w:val="24"/>
          <w:lang w:val="vi-VN"/>
        </w:rPr>
        <w:t>Troponin Ths không tăng</w:t>
      </w:r>
      <w:r w:rsidR="003C3ECA">
        <w:rPr>
          <w:rFonts w:ascii="Times New Roman" w:hAnsi="Times New Roman" w:cs="Times New Roman"/>
          <w:sz w:val="24"/>
          <w:szCs w:val="24"/>
          <w:lang w:val="vi-VN"/>
        </w:rPr>
        <w:t xml:space="preserve">. Loại trừ nonSTEMI. </w:t>
      </w:r>
    </w:p>
    <w:p w:rsidRPr="009C2C86" w:rsidR="00EC6F4F" w:rsidP="009C2C86" w:rsidRDefault="003C3ECA" w14:paraId="30915DF7" w14:textId="7611DED7">
      <w:pPr>
        <w:pStyle w:val="ListParagraph"/>
        <w:spacing w:after="0" w:line="276" w:lineRule="auto"/>
        <w:ind w:left="709"/>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C</w:t>
      </w:r>
      <w:r w:rsidR="008A1173">
        <w:rPr>
          <w:rFonts w:ascii="Times New Roman" w:hAnsi="Times New Roman" w:cs="Times New Roman"/>
          <w:sz w:val="24"/>
          <w:szCs w:val="24"/>
          <w:lang w:val="vi-VN"/>
        </w:rPr>
        <w:t>hẩn đoán Cơn đau thắt ngực không ổn định.</w:t>
      </w:r>
    </w:p>
    <w:p w:rsidRPr="00362D84" w:rsidR="00A437BA" w:rsidP="009C2C86" w:rsidRDefault="00A437BA" w14:paraId="16BDA4F8" w14:textId="0FF7F5EB">
      <w:pPr>
        <w:pStyle w:val="ListParagraph"/>
        <w:spacing w:after="0" w:line="276" w:lineRule="auto"/>
        <w:ind w:left="709"/>
        <w:jc w:val="both"/>
        <w:rPr>
          <w:rFonts w:ascii="Times New Roman" w:hAnsi="Times New Roman" w:cs="Times New Roman"/>
          <w:sz w:val="24"/>
          <w:szCs w:val="24"/>
        </w:rPr>
      </w:pPr>
    </w:p>
    <w:p w:rsidR="008C6684" w:rsidP="004F428D" w:rsidRDefault="008C6684" w14:paraId="638D2494" w14:textId="7FB5DAB1">
      <w:pPr>
        <w:pStyle w:val="ListParagraph"/>
        <w:numPr>
          <w:ilvl w:val="1"/>
          <w:numId w:val="2"/>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CK-MB</w:t>
      </w:r>
      <w:r w:rsidR="0080616D">
        <w:rPr>
          <w:rFonts w:ascii="Times New Roman" w:hAnsi="Times New Roman" w:cs="Times New Roman"/>
          <w:sz w:val="24"/>
          <w:szCs w:val="24"/>
          <w:lang w:val="vi-VN"/>
        </w:rPr>
        <w:t xml:space="preserve"> (</w:t>
      </w:r>
      <w:r w:rsidR="00B54B98">
        <w:rPr>
          <w:rFonts w:ascii="Times New Roman" w:hAnsi="Times New Roman" w:cs="Times New Roman"/>
          <w:sz w:val="24"/>
          <w:szCs w:val="24"/>
        </w:rPr>
        <w:t>12</w:t>
      </w:r>
      <w:r w:rsidR="0080616D">
        <w:rPr>
          <w:rFonts w:ascii="Times New Roman" w:hAnsi="Times New Roman" w:cs="Times New Roman"/>
          <w:sz w:val="24"/>
          <w:szCs w:val="24"/>
          <w:lang w:val="vi-VN"/>
        </w:rPr>
        <w:t>/0</w:t>
      </w:r>
      <w:r w:rsidR="00B54B98">
        <w:rPr>
          <w:rFonts w:ascii="Times New Roman" w:hAnsi="Times New Roman" w:cs="Times New Roman"/>
          <w:sz w:val="24"/>
          <w:szCs w:val="24"/>
        </w:rPr>
        <w:t>6</w:t>
      </w:r>
      <w:r w:rsidR="0080616D">
        <w:rPr>
          <w:rFonts w:ascii="Times New Roman" w:hAnsi="Times New Roman" w:cs="Times New Roman"/>
          <w:sz w:val="24"/>
          <w:szCs w:val="24"/>
          <w:lang w:val="vi-VN"/>
        </w:rPr>
        <w:t xml:space="preserve">): </w:t>
      </w:r>
      <w:r w:rsidR="005A7B80">
        <w:rPr>
          <w:rFonts w:ascii="Times New Roman" w:hAnsi="Times New Roman" w:cs="Times New Roman"/>
          <w:sz w:val="24"/>
          <w:szCs w:val="24"/>
          <w:lang w:val="vi-VN"/>
        </w:rPr>
        <w:t>1</w:t>
      </w:r>
      <w:r w:rsidR="00DB3C76">
        <w:rPr>
          <w:rFonts w:ascii="Times New Roman" w:hAnsi="Times New Roman" w:cs="Times New Roman"/>
          <w:sz w:val="24"/>
          <w:szCs w:val="24"/>
        </w:rPr>
        <w:t>8</w:t>
      </w:r>
      <w:r w:rsidR="005A7B80">
        <w:rPr>
          <w:rFonts w:ascii="Times New Roman" w:hAnsi="Times New Roman" w:cs="Times New Roman"/>
          <w:sz w:val="24"/>
          <w:szCs w:val="24"/>
          <w:lang w:val="vi-VN"/>
        </w:rPr>
        <w:t xml:space="preserve"> U/L (&lt; 25U/L)</w:t>
      </w:r>
    </w:p>
    <w:p w:rsidRPr="00026FBF" w:rsidR="008D3AA4" w:rsidP="00026FBF" w:rsidRDefault="009C2C86" w14:paraId="2B37E1BA" w14:textId="0FF7F5EB">
      <w:pPr>
        <w:pStyle w:val="ListParagraph"/>
        <w:spacing w:after="0" w:line="276" w:lineRule="auto"/>
        <w:ind w:left="709"/>
        <w:jc w:val="both"/>
        <w:rPr>
          <w:rFonts w:ascii="Times New Roman" w:hAnsi="Times New Roman" w:cs="Times New Roman"/>
          <w:sz w:val="24"/>
          <w:szCs w:val="24"/>
          <w:lang w:val="vi-VN"/>
        </w:rPr>
      </w:pPr>
      <w:r>
        <w:rPr>
          <w:rFonts w:ascii="Wingdings" w:hAnsi="Wingdings" w:eastAsia="Wingdings" w:cs="Wingdings"/>
          <w:sz w:val="24"/>
          <w:szCs w:val="24"/>
        </w:rPr>
        <w:t>ð</w:t>
      </w:r>
      <w:r>
        <w:rPr>
          <w:rFonts w:ascii="Times New Roman" w:hAnsi="Times New Roman" w:cs="Times New Roman"/>
          <w:sz w:val="24"/>
          <w:szCs w:val="24"/>
          <w:lang w:val="vi-VN"/>
        </w:rPr>
        <w:t xml:space="preserve"> </w:t>
      </w:r>
      <w:r w:rsidR="00026FBF">
        <w:rPr>
          <w:rFonts w:ascii="Times New Roman" w:hAnsi="Times New Roman" w:cs="Times New Roman"/>
          <w:sz w:val="24"/>
          <w:szCs w:val="24"/>
          <w:lang w:val="vi-VN"/>
        </w:rPr>
        <w:t>Hiện không nghĩ có NMCT</w:t>
      </w:r>
    </w:p>
    <w:p w:rsidRPr="00026FBF" w:rsidR="00A437BA" w:rsidP="00026FBF" w:rsidRDefault="00A437BA" w14:paraId="7A8C78D5" w14:textId="0FF7F5EB">
      <w:pPr>
        <w:pStyle w:val="ListParagraph"/>
        <w:spacing w:after="0" w:line="276" w:lineRule="auto"/>
        <w:ind w:left="709"/>
        <w:jc w:val="both"/>
        <w:rPr>
          <w:rFonts w:ascii="Times New Roman" w:hAnsi="Times New Roman" w:cs="Times New Roman"/>
          <w:sz w:val="24"/>
          <w:szCs w:val="24"/>
          <w:lang w:val="vi-VN"/>
        </w:rPr>
      </w:pPr>
    </w:p>
    <w:p w:rsidR="004F428D" w:rsidP="004F428D" w:rsidRDefault="004F428D" w14:paraId="307DE1AE" w14:textId="27157FD9">
      <w:pPr>
        <w:pStyle w:val="ListParagraph"/>
        <w:numPr>
          <w:ilvl w:val="1"/>
          <w:numId w:val="2"/>
        </w:numPr>
        <w:spacing w:after="0" w:line="276" w:lineRule="auto"/>
        <w:ind w:left="709" w:hanging="283"/>
        <w:jc w:val="both"/>
        <w:rPr>
          <w:rFonts w:ascii="Times New Roman" w:hAnsi="Times New Roman" w:cs="Times New Roman"/>
          <w:sz w:val="24"/>
          <w:szCs w:val="24"/>
        </w:rPr>
      </w:pPr>
      <w:commentRangeStart w:id="7"/>
      <w:r>
        <w:rPr>
          <w:rFonts w:ascii="Times New Roman" w:hAnsi="Times New Roman" w:cs="Times New Roman"/>
          <w:sz w:val="24"/>
          <w:szCs w:val="24"/>
        </w:rPr>
        <w:t>NT-proBNP</w:t>
      </w:r>
      <w:r w:rsidR="00B60303">
        <w:rPr>
          <w:rFonts w:ascii="Times New Roman" w:hAnsi="Times New Roman" w:cs="Times New Roman"/>
          <w:sz w:val="24"/>
          <w:szCs w:val="24"/>
          <w:lang w:val="vi-VN"/>
        </w:rPr>
        <w:t xml:space="preserve"> (</w:t>
      </w:r>
      <w:r w:rsidR="00463BF1">
        <w:rPr>
          <w:rFonts w:ascii="Times New Roman" w:hAnsi="Times New Roman" w:cs="Times New Roman"/>
          <w:sz w:val="24"/>
          <w:szCs w:val="24"/>
        </w:rPr>
        <w:t>12</w:t>
      </w:r>
      <w:r w:rsidR="00B60303">
        <w:rPr>
          <w:rFonts w:ascii="Times New Roman" w:hAnsi="Times New Roman" w:cs="Times New Roman"/>
          <w:sz w:val="24"/>
          <w:szCs w:val="24"/>
          <w:lang w:val="vi-VN"/>
        </w:rPr>
        <w:t>/0</w:t>
      </w:r>
      <w:r w:rsidR="00463BF1">
        <w:rPr>
          <w:rFonts w:ascii="Times New Roman" w:hAnsi="Times New Roman" w:cs="Times New Roman"/>
          <w:sz w:val="24"/>
          <w:szCs w:val="24"/>
        </w:rPr>
        <w:t>6</w:t>
      </w:r>
      <w:commentRangeEnd w:id="7"/>
      <w:r>
        <w:rPr>
          <w:rStyle w:val="CommentReference"/>
        </w:rPr>
        <w:commentReference w:id="7"/>
      </w:r>
      <w:r w:rsidR="00B60303">
        <w:rPr>
          <w:rFonts w:ascii="Times New Roman" w:hAnsi="Times New Roman" w:cs="Times New Roman"/>
          <w:sz w:val="24"/>
          <w:szCs w:val="24"/>
          <w:lang w:val="vi-VN"/>
        </w:rPr>
        <w:t xml:space="preserve">): </w:t>
      </w:r>
      <w:r w:rsidR="00463BF1">
        <w:rPr>
          <w:rFonts w:ascii="Times New Roman" w:hAnsi="Times New Roman" w:cs="Times New Roman"/>
          <w:sz w:val="24"/>
          <w:szCs w:val="24"/>
        </w:rPr>
        <w:t>195</w:t>
      </w:r>
      <w:r w:rsidR="00B60303">
        <w:rPr>
          <w:rFonts w:ascii="Times New Roman" w:hAnsi="Times New Roman" w:cs="Times New Roman"/>
          <w:sz w:val="24"/>
          <w:szCs w:val="24"/>
          <w:lang w:val="vi-VN"/>
        </w:rPr>
        <w:t xml:space="preserve"> ng/L</w:t>
      </w:r>
      <w:r w:rsidR="002F704F">
        <w:rPr>
          <w:rFonts w:ascii="Times New Roman" w:hAnsi="Times New Roman" w:cs="Times New Roman"/>
          <w:sz w:val="24"/>
          <w:szCs w:val="24"/>
          <w:lang w:val="vi-VN"/>
        </w:rPr>
        <w:t xml:space="preserve"> &gt; điểm cắt </w:t>
      </w:r>
      <w:r w:rsidR="00BA4397">
        <w:rPr>
          <w:rFonts w:ascii="Times New Roman" w:hAnsi="Times New Roman" w:cs="Times New Roman"/>
          <w:sz w:val="24"/>
          <w:szCs w:val="24"/>
        </w:rPr>
        <w:t>125</w:t>
      </w:r>
      <w:r w:rsidR="00BA4397">
        <w:rPr>
          <w:rFonts w:ascii="Times New Roman" w:hAnsi="Times New Roman" w:cs="Times New Roman"/>
          <w:sz w:val="24"/>
          <w:szCs w:val="24"/>
          <w:lang w:val="vi-VN"/>
        </w:rPr>
        <w:t xml:space="preserve"> </w:t>
      </w:r>
      <w:r w:rsidR="002F704F">
        <w:rPr>
          <w:rFonts w:ascii="Times New Roman" w:hAnsi="Times New Roman" w:cs="Times New Roman"/>
          <w:sz w:val="24"/>
          <w:szCs w:val="24"/>
          <w:lang w:val="vi-VN"/>
        </w:rPr>
        <w:t>ng</w:t>
      </w:r>
      <w:r w:rsidR="00CE5436">
        <w:rPr>
          <w:rFonts w:ascii="Times New Roman" w:hAnsi="Times New Roman" w:cs="Times New Roman"/>
          <w:sz w:val="24"/>
          <w:szCs w:val="24"/>
          <w:lang w:val="vi-VN"/>
        </w:rPr>
        <w:t>/L</w:t>
      </w:r>
    </w:p>
    <w:p w:rsidR="002D0295" w:rsidP="006171DD" w:rsidRDefault="00D6299B" w14:paraId="66E59008" w14:textId="3AD45FDA">
      <w:pPr>
        <w:pStyle w:val="ListParagraph"/>
        <w:spacing w:after="0" w:line="276" w:lineRule="auto"/>
        <w:ind w:left="709"/>
        <w:jc w:val="both"/>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ệ</w:t>
      </w:r>
      <w:r>
        <w:rPr>
          <w:rFonts w:ascii="Times New Roman" w:hAnsi="Times New Roman" w:cs="Times New Roman"/>
          <w:sz w:val="24"/>
          <w:szCs w:val="24"/>
        </w:rPr>
        <w:t>nh nhân trên lâm sàng không th</w:t>
      </w:r>
      <w:r>
        <w:rPr>
          <w:rFonts w:ascii="Times New Roman" w:hAnsi="Times New Roman" w:cs="Times New Roman"/>
          <w:sz w:val="24"/>
          <w:szCs w:val="24"/>
        </w:rPr>
        <w:t>ấ</w:t>
      </w:r>
      <w:r>
        <w:rPr>
          <w:rFonts w:ascii="Times New Roman" w:hAnsi="Times New Roman" w:cs="Times New Roman"/>
          <w:sz w:val="24"/>
          <w:szCs w:val="24"/>
        </w:rPr>
        <w:t>y phù, khó th</w:t>
      </w:r>
      <w:r>
        <w:rPr>
          <w:rFonts w:ascii="Times New Roman" w:hAnsi="Times New Roman" w:cs="Times New Roman"/>
          <w:sz w:val="24"/>
          <w:szCs w:val="24"/>
        </w:rPr>
        <w:t>ở</w:t>
      </w:r>
      <w:r w:rsidRPr="1F383EA0" w:rsidR="12B6D80F">
        <w:rPr>
          <w:rFonts w:ascii="Times New Roman" w:hAnsi="Times New Roman" w:cs="Times New Roman"/>
          <w:sz w:val="24"/>
          <w:szCs w:val="24"/>
        </w:rPr>
        <w:t>bệnh</w:t>
      </w:r>
      <w:r w:rsidR="00BA4397">
        <w:rPr>
          <w:rFonts w:ascii="Times New Roman" w:hAnsi="Times New Roman" w:cs="Times New Roman"/>
          <w:sz w:val="24"/>
          <w:szCs w:val="24"/>
        </w:rPr>
        <w:t xml:space="preserve"> nhân </w:t>
      </w:r>
      <w:r w:rsidRPr="1F383EA0" w:rsidR="12B6D80F">
        <w:rPr>
          <w:rFonts w:ascii="Times New Roman" w:hAnsi="Times New Roman" w:cs="Times New Roman"/>
          <w:sz w:val="24"/>
          <w:szCs w:val="24"/>
        </w:rPr>
        <w:t>có yếu tố gợi ý tình trạng suy tim như: mỏm tim lệch ngoài đường trung đòn, diện đập lớn+ THA 20 năm điều trị chưa tốt</w:t>
      </w:r>
      <w:r w:rsidRPr="1F383EA0" w:rsidR="7CA1D499">
        <w:rPr>
          <w:rFonts w:ascii="Times New Roman" w:hAnsi="Times New Roman" w:cs="Times New Roman"/>
          <w:sz w:val="24"/>
          <w:szCs w:val="24"/>
        </w:rPr>
        <w:t xml:space="preserve"> + ecg có nhồi máu cũ thành dưới tuy nhiên </w:t>
      </w:r>
      <w:r w:rsidR="00BA4397">
        <w:rPr>
          <w:rFonts w:ascii="Times New Roman" w:hAnsi="Times New Roman" w:cs="Times New Roman"/>
          <w:sz w:val="24"/>
          <w:szCs w:val="24"/>
        </w:rPr>
        <w:t>trên lâm sàng không thấy phù, khó thở</w:t>
      </w:r>
      <w:r w:rsidRPr="1F383EA0" w:rsidR="12B6D80F">
        <w:rPr>
          <w:rFonts w:ascii="Times New Roman" w:hAnsi="Times New Roman" w:cs="Times New Roman"/>
          <w:sz w:val="24"/>
          <w:szCs w:val="24"/>
        </w:rPr>
        <w:t xml:space="preserve"> +</w:t>
      </w:r>
    </w:p>
    <w:p w:rsidR="002D0295" w:rsidP="006171DD" w:rsidRDefault="002D0295" w14:paraId="5E7A6949" w14:textId="77777777">
      <w:pPr>
        <w:pStyle w:val="ListParagraph"/>
        <w:spacing w:after="0" w:line="276" w:lineRule="auto"/>
        <w:ind w:left="709"/>
        <w:jc w:val="both"/>
        <w:rPr>
          <w:rFonts w:ascii="Times New Roman" w:hAnsi="Times New Roman" w:cs="Times New Roman"/>
          <w:sz w:val="24"/>
          <w:szCs w:val="24"/>
        </w:rPr>
      </w:pPr>
      <w:r>
        <w:rPr>
          <w:rFonts w:ascii="Times New Roman" w:hAnsi="Times New Roman" w:cs="Times New Roman"/>
          <w:sz w:val="24"/>
          <w:szCs w:val="24"/>
        </w:rPr>
        <w:t>Không có tình trạng suy tim</w:t>
      </w:r>
    </w:p>
    <w:p w:rsidR="00E20F28" w:rsidP="006171DD" w:rsidRDefault="00D6299B" w14:paraId="49348270" w14:textId="006E117B">
      <w:pPr>
        <w:pStyle w:val="ListParagraph"/>
        <w:spacing w:after="0" w:line="276" w:lineRule="auto"/>
        <w:ind w:left="709"/>
        <w:jc w:val="both"/>
        <w:rPr>
          <w:rFonts w:ascii="Times New Roman" w:hAnsi="Times New Roman" w:cs="Times New Roman"/>
          <w:sz w:val="24"/>
          <w:szCs w:val="24"/>
        </w:rPr>
      </w:pPr>
      <w:r w:rsidRPr="002D0295">
        <w:rPr>
          <w:rFonts w:ascii="Times New Roman" w:hAnsi="Times New Roman" w:cs="Times New Roman"/>
          <w:strike/>
          <w:sz w:val="24"/>
          <w:szCs w:val="24"/>
        </w:rPr>
        <w:t xml:space="preserve">. </w:t>
      </w:r>
      <w:r w:rsidRPr="002D0295" w:rsidR="00E20F28">
        <w:rPr>
          <w:rFonts w:ascii="Times New Roman" w:hAnsi="Times New Roman" w:cs="Times New Roman"/>
          <w:strike/>
          <w:sz w:val="24"/>
          <w:szCs w:val="24"/>
        </w:rPr>
        <w:t xml:space="preserve"> giá trị tiên đoán dương của NT-proBNP không cao, </w:t>
      </w:r>
      <w:r w:rsidRPr="002D0295" w:rsidR="00922469">
        <w:rPr>
          <w:rFonts w:ascii="Times New Roman" w:hAnsi="Times New Roman" w:cs="Times New Roman"/>
          <w:strike/>
          <w:sz w:val="24"/>
          <w:szCs w:val="24"/>
          <w:lang w:val="vi-VN"/>
        </w:rPr>
        <w:t>nên</w:t>
      </w:r>
      <w:r w:rsidRPr="002D0295" w:rsidR="00874D3F">
        <w:rPr>
          <w:rFonts w:ascii="Times New Roman" w:hAnsi="Times New Roman" w:cs="Times New Roman"/>
          <w:strike/>
          <w:sz w:val="24"/>
          <w:szCs w:val="24"/>
        </w:rPr>
        <w:t xml:space="preserve"> được dùng để </w:t>
      </w:r>
      <w:r w:rsidRPr="002D0295" w:rsidR="00922469">
        <w:rPr>
          <w:rFonts w:ascii="Times New Roman" w:hAnsi="Times New Roman" w:cs="Times New Roman"/>
          <w:strike/>
          <w:sz w:val="24"/>
          <w:szCs w:val="24"/>
          <w:lang w:val="vi-VN"/>
        </w:rPr>
        <w:t>loại trừ</w:t>
      </w:r>
      <w:r w:rsidRPr="002D0295" w:rsidR="00874D3F">
        <w:rPr>
          <w:rFonts w:ascii="Times New Roman" w:hAnsi="Times New Roman" w:cs="Times New Roman"/>
          <w:strike/>
          <w:sz w:val="24"/>
          <w:szCs w:val="24"/>
        </w:rPr>
        <w:t xml:space="preserve"> chẩn đoán hơn là </w:t>
      </w:r>
      <w:r w:rsidRPr="002D0295" w:rsidR="00922469">
        <w:rPr>
          <w:rFonts w:ascii="Times New Roman" w:hAnsi="Times New Roman" w:cs="Times New Roman"/>
          <w:strike/>
          <w:sz w:val="24"/>
          <w:szCs w:val="24"/>
          <w:lang w:val="vi-VN"/>
        </w:rPr>
        <w:t xml:space="preserve">thiết lập </w:t>
      </w:r>
      <w:r w:rsidRPr="002D0295" w:rsidR="00874D3F">
        <w:rPr>
          <w:rFonts w:ascii="Times New Roman" w:hAnsi="Times New Roman" w:cs="Times New Roman"/>
          <w:strike/>
          <w:sz w:val="24"/>
          <w:szCs w:val="24"/>
        </w:rPr>
        <w:t xml:space="preserve">chẩn đoán xác định </w:t>
      </w:r>
      <w:r w:rsidRPr="002D0295" w:rsidR="00563815">
        <w:rPr>
          <w:rFonts w:ascii="Times New Roman" w:hAnsi="Times New Roman" w:cs="Times New Roman"/>
          <w:strike/>
          <w:sz w:val="24"/>
          <w:szCs w:val="24"/>
          <w:lang w:val="vi-VN"/>
        </w:rPr>
        <w:t xml:space="preserve">=&gt; </w:t>
      </w:r>
      <w:r w:rsidRPr="1F383EA0" w:rsidR="00A9533C">
        <w:rPr>
          <w:rFonts w:ascii="Times New Roman" w:hAnsi="Times New Roman" w:cs="Times New Roman"/>
          <w:sz w:val="24"/>
          <w:szCs w:val="24"/>
        </w:rPr>
        <w:t>C</w:t>
      </w:r>
      <w:r w:rsidRPr="1F383EA0" w:rsidR="6F0E2783">
        <w:rPr>
          <w:rFonts w:ascii="Times New Roman" w:hAnsi="Times New Roman" w:cs="Times New Roman"/>
          <w:sz w:val="24"/>
          <w:szCs w:val="24"/>
        </w:rPr>
        <w:t>ần</w:t>
      </w:r>
      <w:r w:rsidRPr="002D0295" w:rsidR="00225A07">
        <w:rPr>
          <w:rFonts w:ascii="Times New Roman" w:hAnsi="Times New Roman" w:cs="Times New Roman"/>
          <w:strike/>
          <w:sz w:val="24"/>
          <w:szCs w:val="24"/>
        </w:rPr>
        <w:t xml:space="preserve"> thêm </w:t>
      </w:r>
      <w:r w:rsidRPr="1F383EA0" w:rsidR="01C3F2F8">
        <w:rPr>
          <w:rFonts w:ascii="Times New Roman" w:hAnsi="Times New Roman" w:cs="Times New Roman"/>
          <w:sz w:val="24"/>
          <w:szCs w:val="24"/>
        </w:rPr>
        <w:t>siêu âm</w:t>
      </w:r>
      <w:r w:rsidRPr="002D0295" w:rsidR="00225A07">
        <w:rPr>
          <w:rFonts w:ascii="Times New Roman" w:hAnsi="Times New Roman" w:cs="Times New Roman"/>
          <w:strike/>
          <w:sz w:val="24"/>
          <w:szCs w:val="24"/>
        </w:rPr>
        <w:t xml:space="preserve"> để xác định</w:t>
      </w:r>
    </w:p>
    <w:p w:rsidRPr="00CE5436" w:rsidR="00A437BA" w:rsidP="006171DD" w:rsidRDefault="00A437BA" w14:paraId="552AA8AF" w14:textId="0FF7F5EB">
      <w:pPr>
        <w:pStyle w:val="ListParagraph"/>
        <w:spacing w:after="0" w:line="276" w:lineRule="auto"/>
        <w:ind w:left="709"/>
        <w:jc w:val="both"/>
        <w:rPr>
          <w:rFonts w:ascii="Times New Roman" w:hAnsi="Times New Roman" w:cs="Times New Roman"/>
          <w:sz w:val="24"/>
          <w:szCs w:val="24"/>
          <w:lang w:val="vi-VN"/>
        </w:rPr>
      </w:pPr>
    </w:p>
    <w:p w:rsidR="004F428D" w:rsidP="004F428D" w:rsidRDefault="004F428D" w14:paraId="0074E21B" w14:textId="4FD07E0C">
      <w:pPr>
        <w:pStyle w:val="ListParagraph"/>
        <w:numPr>
          <w:ilvl w:val="1"/>
          <w:numId w:val="2"/>
        </w:numPr>
        <w:spacing w:after="0" w:line="276" w:lineRule="auto"/>
        <w:ind w:left="709" w:hanging="283"/>
        <w:jc w:val="both"/>
        <w:rPr>
          <w:rFonts w:ascii="Times New Roman" w:hAnsi="Times New Roman" w:cs="Times New Roman"/>
          <w:sz w:val="24"/>
          <w:szCs w:val="24"/>
        </w:rPr>
      </w:pPr>
      <w:r w:rsidRPr="34FF6957">
        <w:rPr>
          <w:rFonts w:ascii="Times New Roman" w:hAnsi="Times New Roman" w:cs="Times New Roman"/>
          <w:sz w:val="24"/>
          <w:szCs w:val="24"/>
        </w:rPr>
        <w:t xml:space="preserve">Siêu âm </w:t>
      </w:r>
      <w:r w:rsidRPr="34FF6957" w:rsidR="001C1CFC">
        <w:rPr>
          <w:rFonts w:ascii="Times New Roman" w:hAnsi="Times New Roman" w:cs="Times New Roman"/>
          <w:sz w:val="24"/>
          <w:szCs w:val="24"/>
        </w:rPr>
        <w:t xml:space="preserve">Doppler </w:t>
      </w:r>
      <w:r w:rsidRPr="34FF6957">
        <w:rPr>
          <w:rFonts w:ascii="Times New Roman" w:hAnsi="Times New Roman" w:cs="Times New Roman"/>
          <w:sz w:val="24"/>
          <w:szCs w:val="24"/>
        </w:rPr>
        <w:t>tim</w:t>
      </w:r>
      <w:r w:rsidRPr="34FF6957" w:rsidR="001C1CFC">
        <w:rPr>
          <w:rFonts w:ascii="Times New Roman" w:hAnsi="Times New Roman" w:cs="Times New Roman"/>
          <w:sz w:val="24"/>
          <w:szCs w:val="24"/>
        </w:rPr>
        <w:t xml:space="preserve"> màu (</w:t>
      </w:r>
      <w:r w:rsidRPr="34FF6957" w:rsidR="00600376">
        <w:rPr>
          <w:rFonts w:ascii="Times New Roman" w:hAnsi="Times New Roman" w:cs="Times New Roman"/>
          <w:sz w:val="24"/>
          <w:szCs w:val="24"/>
        </w:rPr>
        <w:t>13/06)</w:t>
      </w:r>
      <w:r w:rsidRPr="34FF6957" w:rsidR="00587ABE">
        <w:rPr>
          <w:rFonts w:ascii="Times New Roman" w:hAnsi="Times New Roman" w:cs="Times New Roman"/>
          <w:sz w:val="24"/>
          <w:szCs w:val="24"/>
        </w:rPr>
        <w:t xml:space="preserve"> </w:t>
      </w:r>
    </w:p>
    <w:p w:rsidR="00984EC9" w:rsidP="00F154A0" w:rsidRDefault="00CD7C29" w14:paraId="10618A66" w14:textId="77777777">
      <w:pPr>
        <w:pStyle w:val="ListParagraph"/>
        <w:numPr>
          <w:ilvl w:val="0"/>
          <w:numId w:val="14"/>
        </w:numPr>
        <w:spacing w:after="0" w:line="276" w:lineRule="auto"/>
        <w:ind w:left="993" w:hanging="284"/>
        <w:jc w:val="both"/>
        <w:rPr>
          <w:rFonts w:ascii="Times New Roman" w:hAnsi="Times New Roman" w:cs="Times New Roman"/>
          <w:sz w:val="24"/>
          <w:szCs w:val="24"/>
        </w:rPr>
      </w:pPr>
      <w:r w:rsidRPr="00CD7C29">
        <w:rPr>
          <w:rFonts w:ascii="Times New Roman" w:hAnsi="Times New Roman" w:cs="Times New Roman"/>
          <w:sz w:val="24"/>
          <w:szCs w:val="24"/>
        </w:rPr>
        <w:t>Thất trái:</w:t>
      </w:r>
      <w:r w:rsidR="00752CBD">
        <w:rPr>
          <w:rFonts w:ascii="Times New Roman" w:hAnsi="Times New Roman" w:cs="Times New Roman"/>
          <w:sz w:val="24"/>
          <w:szCs w:val="24"/>
        </w:rPr>
        <w:t xml:space="preserve"> </w:t>
      </w:r>
    </w:p>
    <w:p w:rsidRPr="00FA3F29" w:rsidR="00CD7C29" w:rsidP="00FA3F29" w:rsidRDefault="00CD7C29" w14:paraId="0DF0091E" w14:textId="0DD06FE6">
      <w:pPr>
        <w:spacing w:after="0" w:line="276" w:lineRule="auto"/>
        <w:ind w:left="993" w:firstLine="447"/>
        <w:jc w:val="both"/>
        <w:rPr>
          <w:rFonts w:ascii="Times New Roman" w:hAnsi="Times New Roman" w:cs="Times New Roman"/>
          <w:sz w:val="24"/>
          <w:szCs w:val="24"/>
        </w:rPr>
      </w:pPr>
      <w:r w:rsidRPr="00FA3F29">
        <w:rPr>
          <w:rFonts w:ascii="Times New Roman" w:hAnsi="Times New Roman" w:cs="Times New Roman"/>
          <w:sz w:val="24"/>
          <w:szCs w:val="24"/>
        </w:rPr>
        <w:t>Không dày</w:t>
      </w:r>
    </w:p>
    <w:p w:rsidRPr="00CD7C29" w:rsidR="00CD7C29" w:rsidP="00FA3F29" w:rsidRDefault="00984EC9" w14:paraId="4C9A895B" w14:textId="7985EC33">
      <w:pPr>
        <w:pStyle w:val="ListParagraph"/>
        <w:spacing w:after="0" w:line="276" w:lineRule="auto"/>
        <w:ind w:left="1440"/>
        <w:jc w:val="both"/>
        <w:rPr>
          <w:rFonts w:ascii="Times New Roman" w:hAnsi="Times New Roman" w:cs="Times New Roman"/>
          <w:sz w:val="24"/>
          <w:szCs w:val="24"/>
        </w:rPr>
      </w:pPr>
      <w:r w:rsidRPr="564AB38E">
        <w:rPr>
          <w:rFonts w:ascii="Times New Roman" w:hAnsi="Times New Roman" w:cs="Times New Roman"/>
          <w:sz w:val="24"/>
          <w:szCs w:val="24"/>
        </w:rPr>
        <w:t>Không rối loạn vận động vùng</w:t>
      </w:r>
    </w:p>
    <w:p w:rsidR="00727B19" w:rsidP="00727B19" w:rsidRDefault="00727B19" w14:paraId="194DA8CE" w14:textId="28385C08">
      <w:pPr>
        <w:pStyle w:val="ListParagraph"/>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Chức năng tâm thu thất trái bảo tồn (EF = 62%)</w:t>
      </w:r>
    </w:p>
    <w:p w:rsidRPr="00CD7C29" w:rsidR="00727B19" w:rsidP="00FA3F29" w:rsidRDefault="00727B19" w14:paraId="4447CB24" w14:textId="6FC431E9">
      <w:pPr>
        <w:pStyle w:val="ListParagraph"/>
        <w:spacing w:after="0" w:line="276" w:lineRule="auto"/>
        <w:ind w:left="1276"/>
        <w:jc w:val="both"/>
        <w:rPr>
          <w:rFonts w:ascii="Times New Roman" w:hAnsi="Times New Roman" w:cs="Times New Roman"/>
          <w:sz w:val="24"/>
          <w:szCs w:val="24"/>
        </w:rPr>
      </w:pPr>
      <w:r>
        <w:rPr>
          <w:rFonts w:ascii="Times New Roman" w:hAnsi="Times New Roman" w:cs="Times New Roman"/>
          <w:sz w:val="24"/>
          <w:szCs w:val="24"/>
        </w:rPr>
        <w:tab/>
      </w:r>
      <w:r w:rsidR="00C44654">
        <w:rPr>
          <w:rFonts w:ascii="Times New Roman" w:hAnsi="Times New Roman" w:cs="Times New Roman"/>
          <w:sz w:val="24"/>
          <w:szCs w:val="24"/>
        </w:rPr>
        <w:t xml:space="preserve">Chức năng tâm trương thất trái bình thường (E/A=6.7, E’=6cm/s, E/E’=9.5) </w:t>
      </w:r>
    </w:p>
    <w:p w:rsidR="004A1FE8" w:rsidP="004A1FE8" w:rsidRDefault="004A1FE8" w14:paraId="386E97F3" w14:textId="5BC13D34">
      <w:pPr>
        <w:pStyle w:val="ListParagraph"/>
        <w:numPr>
          <w:ilvl w:val="0"/>
          <w:numId w:val="14"/>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Không hẹp, </w:t>
      </w:r>
      <w:r w:rsidRPr="004A1FE8">
        <w:rPr>
          <w:rFonts w:ascii="Times New Roman" w:hAnsi="Times New Roman" w:cs="Times New Roman"/>
          <w:sz w:val="24"/>
          <w:szCs w:val="24"/>
        </w:rPr>
        <w:t>h</w:t>
      </w:r>
      <w:r w:rsidRPr="004A1FE8" w:rsidR="00CD7C29">
        <w:rPr>
          <w:rFonts w:ascii="Times New Roman" w:hAnsi="Times New Roman" w:cs="Times New Roman"/>
          <w:sz w:val="24"/>
          <w:szCs w:val="24"/>
        </w:rPr>
        <w:t>ở van 2 lá</w:t>
      </w:r>
      <w:r>
        <w:rPr>
          <w:rFonts w:ascii="Times New Roman" w:hAnsi="Times New Roman" w:cs="Times New Roman"/>
          <w:sz w:val="24"/>
          <w:szCs w:val="24"/>
        </w:rPr>
        <w:t>, van mềm</w:t>
      </w:r>
    </w:p>
    <w:p w:rsidR="00CD7C29" w:rsidP="004A1FE8" w:rsidRDefault="00CD7C29" w14:paraId="23414CA2" w14:textId="4E9B573D">
      <w:pPr>
        <w:pStyle w:val="ListParagraph"/>
        <w:numPr>
          <w:ilvl w:val="0"/>
          <w:numId w:val="14"/>
        </w:numPr>
        <w:spacing w:after="0" w:line="276" w:lineRule="auto"/>
        <w:ind w:left="993" w:hanging="284"/>
        <w:jc w:val="both"/>
        <w:rPr>
          <w:rFonts w:ascii="Times New Roman" w:hAnsi="Times New Roman" w:cs="Times New Roman"/>
          <w:sz w:val="24"/>
          <w:szCs w:val="24"/>
        </w:rPr>
      </w:pPr>
      <w:r w:rsidRPr="004A1FE8">
        <w:rPr>
          <w:rFonts w:ascii="Times New Roman" w:hAnsi="Times New Roman" w:cs="Times New Roman"/>
          <w:sz w:val="24"/>
          <w:szCs w:val="24"/>
        </w:rPr>
        <w:t>Không hẹp hở van động mạch chủ, van 3 mảnh.</w:t>
      </w:r>
    </w:p>
    <w:p w:rsidR="004A1FE8" w:rsidP="004A1FE8" w:rsidRDefault="004A1FE8" w14:paraId="3640A6A7" w14:textId="770077D5">
      <w:pPr>
        <w:pStyle w:val="ListParagraph"/>
        <w:numPr>
          <w:ilvl w:val="0"/>
          <w:numId w:val="14"/>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Không hẹp hở van 3 lá, không tăng áp phổi</w:t>
      </w:r>
    </w:p>
    <w:p w:rsidR="007C706D" w:rsidP="004A1FE8" w:rsidRDefault="007C706D" w14:paraId="02B8379D" w14:textId="64738F04">
      <w:pPr>
        <w:pStyle w:val="ListParagraph"/>
        <w:numPr>
          <w:ilvl w:val="0"/>
          <w:numId w:val="14"/>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Thất phải: TAPSE = 20 cm</w:t>
      </w:r>
    </w:p>
    <w:p w:rsidR="007C706D" w:rsidP="004A1FE8" w:rsidRDefault="00D05DB7" w14:paraId="7613231B" w14:textId="12330B9F">
      <w:pPr>
        <w:pStyle w:val="ListParagraph"/>
        <w:numPr>
          <w:ilvl w:val="0"/>
          <w:numId w:val="14"/>
        </w:numPr>
        <w:spacing w:after="0" w:line="276" w:lineRule="auto"/>
        <w:ind w:left="993" w:hanging="284"/>
        <w:jc w:val="both"/>
        <w:rPr>
          <w:rFonts w:ascii="Times New Roman" w:hAnsi="Times New Roman" w:cs="Times New Roman"/>
          <w:sz w:val="24"/>
          <w:szCs w:val="24"/>
        </w:rPr>
      </w:pPr>
      <w:r>
        <w:rPr>
          <w:rFonts w:ascii="Times New Roman" w:hAnsi="Times New Roman" w:cs="Times New Roman"/>
          <w:sz w:val="24"/>
          <w:szCs w:val="24"/>
        </w:rPr>
        <w:t>Các buồng tim không giãn, không huyết khối</w:t>
      </w:r>
    </w:p>
    <w:p w:rsidRPr="00CD7C29" w:rsidR="00CD7C29" w:rsidP="00F154A0" w:rsidRDefault="00CD7C29" w14:paraId="6AAC977B" w14:textId="0394FBE2">
      <w:pPr>
        <w:pStyle w:val="ListParagraph"/>
        <w:numPr>
          <w:ilvl w:val="0"/>
          <w:numId w:val="14"/>
        </w:numPr>
        <w:spacing w:after="0" w:line="276" w:lineRule="auto"/>
        <w:ind w:left="993" w:hanging="284"/>
        <w:jc w:val="both"/>
        <w:rPr>
          <w:rFonts w:ascii="Times New Roman" w:hAnsi="Times New Roman" w:cs="Times New Roman"/>
          <w:sz w:val="24"/>
          <w:szCs w:val="24"/>
        </w:rPr>
      </w:pPr>
      <w:r w:rsidRPr="00CD7C29">
        <w:rPr>
          <w:rFonts w:ascii="Times New Roman" w:hAnsi="Times New Roman" w:cs="Times New Roman"/>
          <w:sz w:val="24"/>
          <w:szCs w:val="24"/>
        </w:rPr>
        <w:t>Không thấy sùi &gt; 3mm tên các van tim</w:t>
      </w:r>
    </w:p>
    <w:p w:rsidRPr="00CD7C29" w:rsidR="00CD7C29" w:rsidP="00F154A0" w:rsidRDefault="00CD7C29" w14:paraId="7A3C2804" w14:textId="24DB8BA0">
      <w:pPr>
        <w:pStyle w:val="ListParagraph"/>
        <w:numPr>
          <w:ilvl w:val="0"/>
          <w:numId w:val="14"/>
        </w:numPr>
        <w:spacing w:after="0" w:line="276" w:lineRule="auto"/>
        <w:ind w:left="993" w:hanging="284"/>
        <w:jc w:val="both"/>
        <w:rPr>
          <w:rFonts w:ascii="Times New Roman" w:hAnsi="Times New Roman" w:cs="Times New Roman"/>
          <w:sz w:val="24"/>
          <w:szCs w:val="24"/>
        </w:rPr>
      </w:pPr>
      <w:r w:rsidRPr="00CD7C29">
        <w:rPr>
          <w:rFonts w:ascii="Times New Roman" w:hAnsi="Times New Roman" w:cs="Times New Roman"/>
          <w:sz w:val="24"/>
          <w:szCs w:val="24"/>
        </w:rPr>
        <w:t>Động mạch chủ lên không dãn, không dấu bóc tách</w:t>
      </w:r>
    </w:p>
    <w:p w:rsidRPr="00CD7C29" w:rsidR="00CD7C29" w:rsidP="00F154A0" w:rsidRDefault="00CD7C29" w14:paraId="70D81597" w14:textId="5DDADB6E">
      <w:pPr>
        <w:pStyle w:val="ListParagraph"/>
        <w:numPr>
          <w:ilvl w:val="0"/>
          <w:numId w:val="14"/>
        </w:numPr>
        <w:spacing w:after="0" w:line="276" w:lineRule="auto"/>
        <w:ind w:left="993" w:hanging="284"/>
        <w:jc w:val="both"/>
        <w:rPr>
          <w:rFonts w:ascii="Times New Roman" w:hAnsi="Times New Roman" w:cs="Times New Roman"/>
          <w:sz w:val="24"/>
          <w:szCs w:val="24"/>
        </w:rPr>
      </w:pPr>
      <w:r w:rsidRPr="00CD7C29">
        <w:rPr>
          <w:rFonts w:ascii="Times New Roman" w:hAnsi="Times New Roman" w:cs="Times New Roman"/>
          <w:sz w:val="24"/>
          <w:szCs w:val="24"/>
        </w:rPr>
        <w:t>Không tràn dịch màng ngoài tim</w:t>
      </w:r>
    </w:p>
    <w:p w:rsidRPr="00FA3F29" w:rsidR="006171DD" w:rsidP="00CD7C29" w:rsidRDefault="00CD7C29" w14:paraId="7000F91A" w14:textId="111706CD">
      <w:pPr>
        <w:pStyle w:val="ListParagraph"/>
        <w:spacing w:after="0" w:line="276" w:lineRule="auto"/>
        <w:ind w:left="709"/>
        <w:jc w:val="both"/>
        <w:rPr>
          <w:rFonts w:ascii="Times New Roman" w:hAnsi="Times New Roman" w:cs="Times New Roman"/>
          <w:sz w:val="24"/>
          <w:szCs w:val="24"/>
          <w:lang w:val="vi-VN"/>
        </w:rPr>
      </w:pPr>
      <w:r w:rsidRPr="00F154A0">
        <w:rPr>
          <w:rFonts w:ascii="Times New Roman" w:hAnsi="Times New Roman" w:cs="Times New Roman"/>
          <w:sz w:val="24"/>
          <w:szCs w:val="24"/>
          <w:u w:val="single"/>
        </w:rPr>
        <w:t>Kết luận</w:t>
      </w:r>
      <w:r w:rsidRPr="00CD7C29">
        <w:rPr>
          <w:rFonts w:ascii="Times New Roman" w:hAnsi="Times New Roman" w:cs="Times New Roman"/>
          <w:sz w:val="24"/>
          <w:szCs w:val="24"/>
        </w:rPr>
        <w:t xml:space="preserve">: </w:t>
      </w:r>
      <w:r w:rsidR="00D05DB7">
        <w:rPr>
          <w:rFonts w:ascii="Times New Roman" w:hAnsi="Times New Roman" w:cs="Times New Roman"/>
          <w:sz w:val="24"/>
          <w:szCs w:val="24"/>
        </w:rPr>
        <w:t xml:space="preserve">Chức năng tâm thu thất trái bảo tồn (EF </w:t>
      </w:r>
      <w:r w:rsidR="009E405D">
        <w:rPr>
          <w:rFonts w:ascii="Times New Roman" w:hAnsi="Times New Roman" w:cs="Times New Roman"/>
          <w:sz w:val="24"/>
          <w:szCs w:val="24"/>
          <w:lang w:val="vi-VN"/>
        </w:rPr>
        <w:t>=</w:t>
      </w:r>
      <w:r w:rsidR="00D05DB7">
        <w:rPr>
          <w:rFonts w:ascii="Times New Roman" w:hAnsi="Times New Roman" w:cs="Times New Roman"/>
          <w:sz w:val="24"/>
          <w:szCs w:val="24"/>
        </w:rPr>
        <w:t xml:space="preserve"> 62%)</w:t>
      </w:r>
    </w:p>
    <w:p w:rsidRPr="0083000C" w:rsidR="0083000C" w:rsidP="00CD7C29" w:rsidRDefault="0083000C" w14:paraId="2D3E80E9" w14:textId="31691680">
      <w:pPr>
        <w:pStyle w:val="ListParagraph"/>
        <w:spacing w:after="0" w:line="276" w:lineRule="auto"/>
        <w:ind w:left="709"/>
        <w:jc w:val="both"/>
        <w:rPr>
          <w:rFonts w:ascii="Times New Roman" w:hAnsi="Times New Roman" w:cs="Times New Roman"/>
          <w:sz w:val="24"/>
          <w:szCs w:val="24"/>
          <w:lang w:val="vi-VN"/>
        </w:rPr>
      </w:pPr>
      <w:r w:rsidRPr="0083000C">
        <w:rPr>
          <w:rFonts w:ascii="Times New Roman" w:hAnsi="Times New Roman" w:cs="Times New Roman"/>
          <w:sz w:val="24"/>
          <w:szCs w:val="24"/>
          <w:u w:val="single"/>
          <w:lang w:val="vi-VN"/>
        </w:rPr>
        <w:t>Phân tích</w:t>
      </w:r>
      <w:r>
        <w:rPr>
          <w:rFonts w:ascii="Times New Roman" w:hAnsi="Times New Roman" w:cs="Times New Roman"/>
          <w:sz w:val="24"/>
          <w:szCs w:val="24"/>
          <w:lang w:val="vi-VN"/>
        </w:rPr>
        <w:t>:</w:t>
      </w:r>
    </w:p>
    <w:p w:rsidRPr="002D0295" w:rsidR="00F76126" w:rsidP="00FA3F29" w:rsidRDefault="00201C5C" w14:paraId="3FB783E7" w14:textId="0FF7F5EB">
      <w:pPr>
        <w:spacing w:after="0" w:line="276" w:lineRule="auto"/>
        <w:ind w:left="426"/>
        <w:jc w:val="both"/>
        <w:rPr>
          <w:rFonts w:ascii="Times New Roman" w:hAnsi="Times New Roman" w:cs="Times New Roman"/>
          <w:strike/>
          <w:sz w:val="24"/>
          <w:szCs w:val="24"/>
          <w:lang w:val="vi-VN"/>
        </w:rPr>
      </w:pPr>
      <w:r>
        <w:rPr>
          <w:rFonts w:ascii="Times New Roman" w:hAnsi="Times New Roman" w:cs="Times New Roman"/>
          <w:sz w:val="24"/>
          <w:szCs w:val="24"/>
          <w:lang w:val="vi-VN"/>
        </w:rPr>
        <w:t xml:space="preserve">Bệnh nhân lâm sàng không có triệu chứng suy tim, </w:t>
      </w:r>
      <w:r w:rsidR="009E405D">
        <w:rPr>
          <w:rFonts w:ascii="Times New Roman" w:hAnsi="Times New Roman" w:cs="Times New Roman"/>
          <w:sz w:val="24"/>
          <w:szCs w:val="24"/>
          <w:lang w:val="vi-VN"/>
        </w:rPr>
        <w:t xml:space="preserve">siêu âm tim ghi nhận chức năng tâm thu thất trái bảo tồn (EF = 62%), </w:t>
      </w:r>
      <w:r w:rsidR="00177678">
        <w:rPr>
          <w:rFonts w:ascii="Times New Roman" w:hAnsi="Times New Roman" w:cs="Times New Roman"/>
          <w:sz w:val="24"/>
          <w:szCs w:val="24"/>
          <w:lang w:val="vi-VN"/>
        </w:rPr>
        <w:t>nên loại trừ chẩn đoán suy tim</w:t>
      </w:r>
      <w:r w:rsidRPr="002D0295" w:rsidR="00177678">
        <w:rPr>
          <w:rFonts w:ascii="Times New Roman" w:hAnsi="Times New Roman" w:cs="Times New Roman"/>
          <w:strike/>
          <w:sz w:val="24"/>
          <w:szCs w:val="24"/>
          <w:lang w:val="vi-VN"/>
        </w:rPr>
        <w:t>, NT-proBNP là dương tính giả vì giá trị tiên đoán dương thấp.</w:t>
      </w:r>
    </w:p>
    <w:p w:rsidRPr="00F76126" w:rsidR="00A437BA" w:rsidP="00FA3F29" w:rsidRDefault="00A437BA" w14:paraId="30BED461" w14:textId="0FF7F5EB">
      <w:pPr>
        <w:spacing w:after="0" w:line="276" w:lineRule="auto"/>
        <w:ind w:left="426"/>
        <w:jc w:val="both"/>
        <w:rPr>
          <w:rFonts w:ascii="Times New Roman" w:hAnsi="Times New Roman" w:cs="Times New Roman"/>
          <w:sz w:val="24"/>
          <w:szCs w:val="24"/>
          <w:lang w:val="vi-VN"/>
        </w:rPr>
      </w:pPr>
    </w:p>
    <w:p w:rsidR="004F428D" w:rsidP="004F428D" w:rsidRDefault="008C6684" w14:paraId="03038DDE" w14:textId="6886AFEC">
      <w:pPr>
        <w:pStyle w:val="ListParagraph"/>
        <w:numPr>
          <w:ilvl w:val="1"/>
          <w:numId w:val="2"/>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X-quang ngực thẳng</w:t>
      </w:r>
      <w:r w:rsidRPr="34FF6957" w:rsidR="002A52F2">
        <w:rPr>
          <w:rFonts w:ascii="Times New Roman" w:hAnsi="Times New Roman" w:cs="Times New Roman"/>
          <w:sz w:val="24"/>
          <w:szCs w:val="24"/>
        </w:rPr>
        <w:t xml:space="preserve"> </w:t>
      </w:r>
      <w:r w:rsidRPr="34FF6957" w:rsidR="00136DB0">
        <w:rPr>
          <w:rFonts w:ascii="Times New Roman" w:hAnsi="Times New Roman" w:cs="Times New Roman"/>
          <w:sz w:val="24"/>
          <w:szCs w:val="24"/>
        </w:rPr>
        <w:t>(12/6)</w:t>
      </w:r>
    </w:p>
    <w:p w:rsidR="008C6684" w:rsidP="008C6684" w:rsidRDefault="00541284" w14:paraId="5B83C063" w14:textId="3973A8D5">
      <w:pPr>
        <w:pStyle w:val="ListParagraph"/>
        <w:spacing w:after="0" w:line="276" w:lineRule="auto"/>
        <w:ind w:left="709"/>
        <w:jc w:val="both"/>
        <w:rPr>
          <w:rFonts w:ascii="Times New Roman" w:hAnsi="Times New Roman" w:cs="Times New Roman"/>
          <w:sz w:val="24"/>
          <w:szCs w:val="24"/>
        </w:rPr>
      </w:pPr>
      <w:r w:rsidRPr="4BDDC319">
        <w:rPr>
          <w:noProof/>
        </w:rPr>
        <w:lastRenderedPageBreak/>
        <w:t xml:space="preserve"> </w:t>
      </w:r>
      <w:r>
        <w:rPr>
          <w:noProof/>
        </w:rPr>
        <w:drawing>
          <wp:inline distT="0" distB="0" distL="0" distR="0" wp14:anchorId="79FEEBBC" wp14:editId="62B9E62D">
            <wp:extent cx="4232031" cy="5091759"/>
            <wp:effectExtent l="0" t="0" r="0" b="0"/>
            <wp:docPr id="12" name="Picture 12" descr="X-ray of a person's ch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232031" cy="5091759"/>
                    </a:xfrm>
                    <a:prstGeom prst="rect">
                      <a:avLst/>
                    </a:prstGeom>
                  </pic:spPr>
                </pic:pic>
              </a:graphicData>
            </a:graphic>
          </wp:inline>
        </w:drawing>
      </w:r>
    </w:p>
    <w:p w:rsidR="00A12413" w:rsidP="00756F82" w:rsidRDefault="000455E9" w14:paraId="1572C1E2" w14:textId="0B986A63">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Pr>
          <w:rFonts w:ascii="Times New Roman" w:hAnsi="Times New Roman" w:cs="Times New Roman"/>
          <w:sz w:val="24"/>
          <w:szCs w:val="24"/>
          <w:lang w:val="vi-VN"/>
        </w:rPr>
        <w:t>Phim tư</w:t>
      </w:r>
      <w:r w:rsidR="009B3883">
        <w:rPr>
          <w:rFonts w:ascii="Times New Roman" w:hAnsi="Times New Roman" w:cs="Times New Roman"/>
          <w:sz w:val="24"/>
          <w:szCs w:val="24"/>
          <w:lang w:val="vi-VN"/>
        </w:rPr>
        <w:t xml:space="preserve"> thế đứng, PA.</w:t>
      </w:r>
    </w:p>
    <w:p w:rsidRPr="002D0295" w:rsidR="002D0295" w:rsidP="00756F82" w:rsidRDefault="002D0295" w14:paraId="4CC111D6" w14:textId="1E8F33F0">
      <w:pPr>
        <w:pStyle w:val="ListParagraph"/>
        <w:numPr>
          <w:ilvl w:val="0"/>
          <w:numId w:val="19"/>
        </w:numPr>
        <w:spacing w:after="0" w:line="276" w:lineRule="auto"/>
        <w:ind w:left="993" w:hanging="284"/>
        <w:jc w:val="both"/>
        <w:rPr>
          <w:rFonts w:ascii="Times New Roman" w:hAnsi="Times New Roman" w:cs="Times New Roman"/>
          <w:color w:val="FF0000"/>
          <w:sz w:val="24"/>
          <w:szCs w:val="24"/>
          <w:lang w:val="vi-VN"/>
        </w:rPr>
      </w:pPr>
      <w:r w:rsidRPr="002D0295">
        <w:rPr>
          <w:rFonts w:ascii="Times New Roman" w:hAnsi="Times New Roman" w:cs="Times New Roman"/>
          <w:color w:val="FF0000"/>
          <w:sz w:val="24"/>
          <w:szCs w:val="24"/>
        </w:rPr>
        <w:t>Hít chưa đủ sâu</w:t>
      </w:r>
    </w:p>
    <w:p w:rsidR="7CA1D499" w:rsidP="7CA1D499" w:rsidRDefault="7CA1D499" w14:paraId="149A87E8" w14:textId="2413D7D2">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sidRPr="7CA1D499">
        <w:rPr>
          <w:rFonts w:ascii="Times New Roman" w:hAnsi="Times New Roman" w:cs="Times New Roman"/>
          <w:sz w:val="24"/>
          <w:szCs w:val="24"/>
          <w:lang w:val="vi-VN"/>
        </w:rPr>
        <w:t>Xoay phải</w:t>
      </w:r>
    </w:p>
    <w:p w:rsidRPr="002D0295" w:rsidR="002D0295" w:rsidP="00756F82" w:rsidRDefault="002D0295" w14:paraId="31A90FA5" w14:textId="379A0EE2">
      <w:pPr>
        <w:pStyle w:val="ListParagraph"/>
        <w:numPr>
          <w:ilvl w:val="0"/>
          <w:numId w:val="19"/>
        </w:numPr>
        <w:spacing w:after="0" w:line="276" w:lineRule="auto"/>
        <w:ind w:left="993" w:hanging="284"/>
        <w:jc w:val="both"/>
        <w:rPr>
          <w:rFonts w:ascii="Times New Roman" w:hAnsi="Times New Roman" w:cs="Times New Roman"/>
          <w:color w:val="FF0000"/>
          <w:sz w:val="24"/>
          <w:szCs w:val="24"/>
          <w:lang w:val="vi-VN"/>
        </w:rPr>
      </w:pPr>
      <w:r w:rsidRPr="002D0295">
        <w:rPr>
          <w:rFonts w:ascii="Times New Roman" w:hAnsi="Times New Roman" w:cs="Times New Roman"/>
          <w:color w:val="FF0000"/>
          <w:sz w:val="24"/>
          <w:szCs w:val="24"/>
        </w:rPr>
        <w:t>Xoay P</w:t>
      </w:r>
    </w:p>
    <w:p w:rsidR="009B3883" w:rsidP="00756F82" w:rsidRDefault="006A7B2C" w14:paraId="71361853" w14:textId="2ABE8968">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Pr>
          <w:rFonts w:ascii="Times New Roman" w:hAnsi="Times New Roman" w:cs="Times New Roman"/>
          <w:sz w:val="24"/>
          <w:szCs w:val="24"/>
          <w:lang w:val="vi-VN"/>
        </w:rPr>
        <w:t>Khí quản không lệch, không dị vật.</w:t>
      </w:r>
    </w:p>
    <w:p w:rsidR="00697E05" w:rsidP="00756F82" w:rsidRDefault="00697E05" w14:paraId="21BE1FCE" w14:textId="2D69F751">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Pr>
          <w:rFonts w:ascii="Times New Roman" w:hAnsi="Times New Roman" w:cs="Times New Roman"/>
          <w:sz w:val="24"/>
          <w:szCs w:val="24"/>
          <w:lang w:val="vi-VN"/>
        </w:rPr>
        <w:t>Tổn thương nhu mô trong hai phổi</w:t>
      </w:r>
      <w:r w:rsidR="00842C64">
        <w:rPr>
          <w:rFonts w:ascii="Times New Roman" w:hAnsi="Times New Roman" w:cs="Times New Roman"/>
          <w:sz w:val="24"/>
          <w:szCs w:val="24"/>
          <w:lang w:val="vi-VN"/>
        </w:rPr>
        <w:t>, tổn thương xơ nhỏ hai phổi</w:t>
      </w:r>
    </w:p>
    <w:p w:rsidR="006A7B2C" w:rsidP="00756F82" w:rsidRDefault="006A7B2C" w14:paraId="6AAA2B1A" w14:textId="4DF37F2B">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Pr>
          <w:rFonts w:ascii="Times New Roman" w:hAnsi="Times New Roman" w:cs="Times New Roman"/>
          <w:sz w:val="24"/>
          <w:szCs w:val="24"/>
          <w:lang w:val="vi-VN"/>
        </w:rPr>
        <w:t>Không gãy xương, dị dạng xương.</w:t>
      </w:r>
    </w:p>
    <w:p w:rsidR="006A7B2C" w:rsidP="00756F82" w:rsidRDefault="0009168C" w14:paraId="11627176" w14:textId="5DF55ECA">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Chỉ số tim/lồng ngực </w:t>
      </w:r>
      <w:r w:rsidR="00A503B6">
        <w:rPr>
          <w:rFonts w:ascii="Times New Roman" w:hAnsi="Times New Roman" w:cs="Times New Roman"/>
          <w:sz w:val="24"/>
          <w:szCs w:val="24"/>
          <w:lang w:val="vi-VN"/>
        </w:rPr>
        <w:t>&lt;</w:t>
      </w:r>
      <w:r>
        <w:rPr>
          <w:rFonts w:ascii="Times New Roman" w:hAnsi="Times New Roman" w:cs="Times New Roman"/>
          <w:sz w:val="24"/>
          <w:szCs w:val="24"/>
          <w:lang w:val="vi-VN"/>
        </w:rPr>
        <w:t xml:space="preserve"> 0.55 </w:t>
      </w:r>
      <w:r>
        <w:rPr>
          <w:rFonts w:ascii="Wingdings" w:hAnsi="Wingdings" w:eastAsia="Wingdings" w:cs="Wingdings"/>
          <w:sz w:val="24"/>
          <w:szCs w:val="24"/>
        </w:rPr>
        <w:t>ð</w:t>
      </w:r>
      <w:r w:rsidR="00DA79F4">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bóng tim </w:t>
      </w:r>
      <w:r w:rsidR="00FA6FD1">
        <w:rPr>
          <w:rFonts w:ascii="Times New Roman" w:hAnsi="Times New Roman" w:cs="Times New Roman"/>
          <w:sz w:val="24"/>
          <w:szCs w:val="24"/>
          <w:lang w:val="vi-VN"/>
        </w:rPr>
        <w:t>không to</w:t>
      </w:r>
      <w:r>
        <w:rPr>
          <w:rFonts w:ascii="Times New Roman" w:hAnsi="Times New Roman" w:cs="Times New Roman"/>
          <w:sz w:val="24"/>
          <w:szCs w:val="24"/>
          <w:lang w:val="vi-VN"/>
        </w:rPr>
        <w:t>.</w:t>
      </w:r>
    </w:p>
    <w:p w:rsidR="007D027D" w:rsidP="00756F82" w:rsidRDefault="007D027D" w14:paraId="619805E0" w14:textId="3CD10535">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Rốn phổi không đậm, mạch máu phổi không lan ra 1/3 ngoài của </w:t>
      </w:r>
      <w:r w:rsidR="00E679EA">
        <w:rPr>
          <w:rFonts w:ascii="Times New Roman" w:hAnsi="Times New Roman" w:cs="Times New Roman"/>
          <w:sz w:val="24"/>
          <w:szCs w:val="24"/>
          <w:lang w:val="vi-VN"/>
        </w:rPr>
        <w:t>phế trường</w:t>
      </w:r>
    </w:p>
    <w:p w:rsidR="00A332B2" w:rsidP="00756F82" w:rsidRDefault="002D0295" w14:paraId="09A6649F" w14:textId="5D887D24">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sidRPr="00B00FC7">
        <w:rPr>
          <w:rFonts w:ascii="Times New Roman" w:hAnsi="Times New Roman" w:cs="Times New Roman"/>
          <w:color w:val="FF0000"/>
          <w:sz w:val="24"/>
          <w:szCs w:val="24"/>
        </w:rPr>
        <w:t>Cung động mạch chủ phồng</w:t>
      </w:r>
      <w:r>
        <w:rPr>
          <w:rFonts w:ascii="Times New Roman" w:hAnsi="Times New Roman" w:cs="Times New Roman"/>
          <w:sz w:val="24"/>
          <w:szCs w:val="24"/>
        </w:rPr>
        <w:t xml:space="preserve">, </w:t>
      </w:r>
      <w:r w:rsidR="00A332B2">
        <w:rPr>
          <w:rFonts w:ascii="Times New Roman" w:hAnsi="Times New Roman" w:cs="Times New Roman"/>
          <w:sz w:val="24"/>
          <w:szCs w:val="24"/>
          <w:lang w:val="vi-VN"/>
        </w:rPr>
        <w:t xml:space="preserve">Cung động mạch chủ </w:t>
      </w:r>
      <w:r w:rsidRPr="7CA1D499" w:rsidR="2D97F59E">
        <w:rPr>
          <w:rFonts w:ascii="Times New Roman" w:hAnsi="Times New Roman" w:cs="Times New Roman"/>
          <w:sz w:val="24"/>
          <w:szCs w:val="24"/>
          <w:lang w:val="vi-VN"/>
        </w:rPr>
        <w:t xml:space="preserve">phồng+ </w:t>
      </w:r>
      <w:r w:rsidR="00A332B2">
        <w:rPr>
          <w:rFonts w:ascii="Times New Roman" w:hAnsi="Times New Roman" w:cs="Times New Roman"/>
          <w:sz w:val="24"/>
          <w:szCs w:val="24"/>
          <w:lang w:val="vi-VN"/>
        </w:rPr>
        <w:t>đóng vôi</w:t>
      </w:r>
      <w:r w:rsidR="008532FF">
        <w:rPr>
          <w:rFonts w:ascii="Times New Roman" w:hAnsi="Times New Roman" w:cs="Times New Roman"/>
          <w:sz w:val="24"/>
          <w:szCs w:val="24"/>
          <w:lang w:val="vi-VN"/>
        </w:rPr>
        <w:t>.</w:t>
      </w:r>
    </w:p>
    <w:p w:rsidRPr="00CF1467" w:rsidR="008532FF" w:rsidP="00756F82" w:rsidRDefault="008532FF" w14:paraId="622BD519" w14:textId="2CB7F15B">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sidRPr="00CF1467">
        <w:rPr>
          <w:rFonts w:ascii="Times New Roman" w:hAnsi="Times New Roman" w:cs="Times New Roman"/>
          <w:sz w:val="24"/>
          <w:szCs w:val="24"/>
          <w:lang w:val="vi-VN"/>
        </w:rPr>
        <w:t>Vòm hoành bình thường.</w:t>
      </w:r>
    </w:p>
    <w:p w:rsidRPr="0009168C" w:rsidR="008532FF" w:rsidP="00756F82" w:rsidRDefault="008532FF" w14:paraId="27B2EF99" w14:textId="1C0EF706">
      <w:pPr>
        <w:pStyle w:val="ListParagraph"/>
        <w:numPr>
          <w:ilvl w:val="0"/>
          <w:numId w:val="19"/>
        </w:numPr>
        <w:spacing w:after="0" w:line="276" w:lineRule="auto"/>
        <w:ind w:left="993" w:hanging="284"/>
        <w:jc w:val="both"/>
        <w:rPr>
          <w:rFonts w:ascii="Times New Roman" w:hAnsi="Times New Roman" w:cs="Times New Roman"/>
          <w:sz w:val="24"/>
          <w:szCs w:val="24"/>
          <w:lang w:val="vi-VN"/>
        </w:rPr>
      </w:pPr>
      <w:r>
        <w:rPr>
          <w:rFonts w:ascii="Times New Roman" w:hAnsi="Times New Roman" w:cs="Times New Roman"/>
          <w:sz w:val="24"/>
          <w:szCs w:val="24"/>
          <w:lang w:val="vi-VN"/>
        </w:rPr>
        <w:t>Không tràn dịch, tràn khí màng phổi.</w:t>
      </w:r>
    </w:p>
    <w:p w:rsidR="002A0C56" w:rsidP="008C6684" w:rsidRDefault="00046553" w14:paraId="6A1C586E" w14:textId="2287E371">
      <w:pPr>
        <w:pStyle w:val="ListParagraph"/>
        <w:spacing w:after="0" w:line="276" w:lineRule="auto"/>
        <w:ind w:left="709"/>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Kết luận: </w:t>
      </w:r>
      <w:r w:rsidR="002A0C56">
        <w:rPr>
          <w:rFonts w:ascii="Times New Roman" w:hAnsi="Times New Roman" w:cs="Times New Roman"/>
          <w:sz w:val="24"/>
          <w:szCs w:val="24"/>
          <w:lang w:val="vi-VN"/>
        </w:rPr>
        <w:t>Hình ảnh X-quang</w:t>
      </w:r>
      <w:r w:rsidRPr="7CA1D499" w:rsidR="54BFAFB0">
        <w:rPr>
          <w:rFonts w:ascii="Times New Roman" w:hAnsi="Times New Roman" w:cs="Times New Roman"/>
          <w:sz w:val="24"/>
          <w:szCs w:val="24"/>
          <w:lang w:val="vi-VN"/>
        </w:rPr>
        <w:t>: cung động mạch chủ phồng, đóng vôi phù hợp với tình trạng THA 20 năm điều trị chưa tốt</w:t>
      </w:r>
      <w:r w:rsidRPr="00B00FC7" w:rsidR="00B00FC7">
        <w:rPr>
          <w:rFonts w:ascii="Times New Roman" w:hAnsi="Times New Roman" w:cs="Times New Roman"/>
          <w:color w:val="FF0000"/>
          <w:sz w:val="24"/>
          <w:szCs w:val="24"/>
        </w:rPr>
        <w:t>Cung động mạch chủ phồng phù hợp tình trạng tăng huyết áp</w:t>
      </w:r>
      <w:r w:rsidR="00ED1B12">
        <w:rPr>
          <w:rFonts w:ascii="Times New Roman" w:hAnsi="Times New Roman" w:cs="Times New Roman"/>
          <w:sz w:val="24"/>
          <w:szCs w:val="24"/>
          <w:lang w:val="vi-VN"/>
        </w:rPr>
        <w:t>, không nhìn thấy hình ảnh phù phổi</w:t>
      </w:r>
      <w:r w:rsidR="002A0C56">
        <w:rPr>
          <w:rFonts w:ascii="Times New Roman" w:hAnsi="Times New Roman" w:cs="Times New Roman"/>
          <w:sz w:val="24"/>
          <w:szCs w:val="24"/>
          <w:lang w:val="vi-VN"/>
        </w:rPr>
        <w:t>.</w:t>
      </w:r>
    </w:p>
    <w:p w:rsidRPr="00FA3F29" w:rsidR="00A12413" w:rsidP="00FA3F29" w:rsidRDefault="00A12413" w14:paraId="769F8D9A" w14:textId="67B93FC5">
      <w:pPr>
        <w:spacing w:after="0" w:line="276" w:lineRule="auto"/>
        <w:jc w:val="both"/>
        <w:rPr>
          <w:rFonts w:ascii="Times New Roman" w:hAnsi="Times New Roman" w:cs="Times New Roman"/>
          <w:sz w:val="24"/>
          <w:szCs w:val="24"/>
          <w:lang w:val="vi-VN"/>
        </w:rPr>
      </w:pPr>
    </w:p>
    <w:p w:rsidR="00733AD3" w:rsidDel="007D5DF9" w:rsidP="00B91950" w:rsidRDefault="00EE0DA9" w14:paraId="5CF32BF4" w14:textId="3C24406F">
      <w:pPr>
        <w:pStyle w:val="ListParagraph"/>
        <w:spacing w:after="0" w:line="276" w:lineRule="auto"/>
        <w:ind w:left="709"/>
        <w:jc w:val="both"/>
        <w:rPr>
          <w:rFonts w:ascii="Times New Roman" w:hAnsi="Times New Roman" w:cs="Times New Roman"/>
          <w:sz w:val="24"/>
          <w:szCs w:val="24"/>
        </w:rPr>
      </w:pPr>
      <w:r w:rsidDel="007D5DF9">
        <w:rPr>
          <w:rFonts w:ascii="Times New Roman" w:hAnsi="Times New Roman" w:cs="Times New Roman"/>
          <w:sz w:val="24"/>
          <w:szCs w:val="24"/>
        </w:rPr>
        <w:t xml:space="preserve"> </w:t>
      </w:r>
    </w:p>
    <w:p w:rsidR="002C6868" w:rsidP="004F428D" w:rsidRDefault="00396C1D" w14:paraId="6BC9EE69" w14:textId="74D557C9">
      <w:pPr>
        <w:pStyle w:val="ListParagraph"/>
        <w:numPr>
          <w:ilvl w:val="1"/>
          <w:numId w:val="2"/>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Công thức máu</w:t>
      </w:r>
      <w:r w:rsidRPr="34FF6957" w:rsidR="00136DB0">
        <w:rPr>
          <w:rFonts w:ascii="Times New Roman" w:hAnsi="Times New Roman" w:cs="Times New Roman"/>
          <w:sz w:val="24"/>
          <w:szCs w:val="24"/>
        </w:rPr>
        <w:t xml:space="preserve"> (</w:t>
      </w:r>
      <w:r w:rsidRPr="34FF6957" w:rsidR="00763078">
        <w:rPr>
          <w:rFonts w:ascii="Times New Roman" w:hAnsi="Times New Roman" w:cs="Times New Roman"/>
          <w:sz w:val="24"/>
          <w:szCs w:val="24"/>
        </w:rPr>
        <w:t>12/6)</w:t>
      </w:r>
    </w:p>
    <w:tbl>
      <w:tblPr>
        <w:tblStyle w:val="TableGrid"/>
        <w:tblW w:w="0" w:type="auto"/>
        <w:tblInd w:w="709" w:type="dxa"/>
        <w:tblLook w:val="04A0" w:firstRow="1" w:lastRow="0" w:firstColumn="1" w:lastColumn="0" w:noHBand="0" w:noVBand="1"/>
      </w:tblPr>
      <w:tblGrid>
        <w:gridCol w:w="1719"/>
        <w:gridCol w:w="1111"/>
        <w:gridCol w:w="2239"/>
        <w:gridCol w:w="1661"/>
        <w:gridCol w:w="920"/>
        <w:gridCol w:w="2431"/>
      </w:tblGrid>
      <w:tr w:rsidR="005201B7" w:rsidTr="185103E2" w14:paraId="521ECC0D" w14:textId="77777777">
        <w:tc>
          <w:tcPr>
            <w:tcW w:w="1719" w:type="dxa"/>
            <w:shd w:val="clear" w:color="auto" w:fill="D9D9D9" w:themeFill="background1" w:themeFillShade="D9"/>
          </w:tcPr>
          <w:p w:rsidRPr="00525771" w:rsidR="00F02E71" w:rsidP="00A12413" w:rsidRDefault="00F02E71" w14:paraId="1683A065" w14:textId="77777777">
            <w:pPr>
              <w:pStyle w:val="ListParagraph"/>
              <w:spacing w:line="276" w:lineRule="auto"/>
              <w:ind w:left="0"/>
              <w:jc w:val="both"/>
              <w:rPr>
                <w:rFonts w:ascii="Times New Roman" w:hAnsi="Times New Roman" w:cs="Times New Roman"/>
                <w:sz w:val="24"/>
                <w:szCs w:val="24"/>
              </w:rPr>
            </w:pPr>
          </w:p>
        </w:tc>
        <w:tc>
          <w:tcPr>
            <w:tcW w:w="1111" w:type="dxa"/>
          </w:tcPr>
          <w:p w:rsidRPr="00525771" w:rsidR="00F02E71" w:rsidP="00A12413" w:rsidRDefault="005201B7" w14:paraId="52ACF1F8" w14:textId="0F33B877">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12/06</w:t>
            </w:r>
          </w:p>
        </w:tc>
        <w:tc>
          <w:tcPr>
            <w:tcW w:w="2239" w:type="dxa"/>
          </w:tcPr>
          <w:p w:rsidRPr="00525771" w:rsidR="00F02E71" w:rsidP="00A12413" w:rsidRDefault="005201B7" w14:paraId="4FCBA889" w14:textId="3EE9C2DF">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Khoảng tham chiếu</w:t>
            </w:r>
          </w:p>
        </w:tc>
        <w:tc>
          <w:tcPr>
            <w:tcW w:w="1661" w:type="dxa"/>
            <w:shd w:val="clear" w:color="auto" w:fill="D9D9D9" w:themeFill="background1" w:themeFillShade="D9"/>
          </w:tcPr>
          <w:p w:rsidRPr="00525771" w:rsidR="00F02E71" w:rsidP="00A12413" w:rsidRDefault="00F02E71" w14:paraId="530D69C2" w14:textId="77777777">
            <w:pPr>
              <w:pStyle w:val="ListParagraph"/>
              <w:spacing w:line="276" w:lineRule="auto"/>
              <w:ind w:left="0"/>
              <w:jc w:val="both"/>
              <w:rPr>
                <w:rFonts w:ascii="Times New Roman" w:hAnsi="Times New Roman" w:cs="Times New Roman"/>
                <w:sz w:val="24"/>
                <w:szCs w:val="24"/>
              </w:rPr>
            </w:pPr>
          </w:p>
        </w:tc>
        <w:tc>
          <w:tcPr>
            <w:tcW w:w="920" w:type="dxa"/>
          </w:tcPr>
          <w:p w:rsidRPr="00525771" w:rsidR="00F02E71" w:rsidP="00A12413" w:rsidRDefault="185103E2" w14:paraId="449F1716" w14:textId="6A4271F2">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12/06</w:t>
            </w:r>
          </w:p>
        </w:tc>
        <w:tc>
          <w:tcPr>
            <w:tcW w:w="2431" w:type="dxa"/>
          </w:tcPr>
          <w:p w:rsidRPr="00525771" w:rsidR="00F02E71" w:rsidP="00A12413" w:rsidRDefault="005201B7" w14:paraId="26457824" w14:textId="04BDDF74">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Khoảng tham chiếu</w:t>
            </w:r>
          </w:p>
        </w:tc>
      </w:tr>
      <w:tr w:rsidR="00361233" w:rsidTr="185103E2" w14:paraId="5A159D30" w14:textId="77777777">
        <w:tc>
          <w:tcPr>
            <w:tcW w:w="1719" w:type="dxa"/>
            <w:shd w:val="clear" w:color="auto" w:fill="D9D9D9" w:themeFill="background1" w:themeFillShade="D9"/>
          </w:tcPr>
          <w:p w:rsidRPr="00525771" w:rsidR="00337497" w:rsidP="00A12413" w:rsidRDefault="00337497" w14:paraId="7F75565B" w14:textId="08DE4606">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lastRenderedPageBreak/>
              <w:t>WBC</w:t>
            </w:r>
          </w:p>
        </w:tc>
        <w:tc>
          <w:tcPr>
            <w:tcW w:w="1111" w:type="dxa"/>
          </w:tcPr>
          <w:p w:rsidRPr="00525771" w:rsidR="00337497" w:rsidP="00A12413" w:rsidRDefault="185103E2" w14:paraId="537ED7D2" w14:textId="50ACE5F0">
            <w:pPr>
              <w:pStyle w:val="ListParagraph"/>
              <w:spacing w:line="276" w:lineRule="auto"/>
              <w:ind w:left="0"/>
              <w:jc w:val="both"/>
              <w:rPr>
                <w:rFonts w:ascii="Times New Roman" w:hAnsi="Times New Roman" w:cs="Times New Roman"/>
                <w:b/>
                <w:i/>
                <w:sz w:val="24"/>
                <w:szCs w:val="24"/>
              </w:rPr>
            </w:pPr>
            <w:r w:rsidRPr="7CA1D499">
              <w:rPr>
                <w:rFonts w:ascii="Times New Roman" w:hAnsi="Times New Roman" w:cs="Times New Roman"/>
                <w:b/>
                <w:i/>
                <w:sz w:val="24"/>
                <w:szCs w:val="24"/>
              </w:rPr>
              <w:t>12.76</w:t>
            </w:r>
          </w:p>
        </w:tc>
        <w:tc>
          <w:tcPr>
            <w:tcW w:w="2239" w:type="dxa"/>
          </w:tcPr>
          <w:p w:rsidRPr="00525771" w:rsidR="00337497" w:rsidP="00A12413" w:rsidRDefault="00AB74F4" w14:paraId="442A6962" w14:textId="218B879B">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4-10 G/L</w:t>
            </w:r>
          </w:p>
        </w:tc>
        <w:tc>
          <w:tcPr>
            <w:tcW w:w="1661" w:type="dxa"/>
            <w:shd w:val="clear" w:color="auto" w:fill="D9D9D9" w:themeFill="background1" w:themeFillShade="D9"/>
          </w:tcPr>
          <w:p w:rsidRPr="00525771" w:rsidR="00337497" w:rsidP="00A12413" w:rsidRDefault="00E1106F" w14:paraId="2A19A321" w14:textId="04B4406C">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RBC</w:t>
            </w:r>
          </w:p>
        </w:tc>
        <w:tc>
          <w:tcPr>
            <w:tcW w:w="920" w:type="dxa"/>
          </w:tcPr>
          <w:p w:rsidRPr="00525771" w:rsidR="00337497" w:rsidP="00A12413" w:rsidRDefault="185103E2" w14:paraId="3493EA40" w14:textId="186F0A58">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4.74</w:t>
            </w:r>
          </w:p>
        </w:tc>
        <w:tc>
          <w:tcPr>
            <w:tcW w:w="2431" w:type="dxa"/>
          </w:tcPr>
          <w:p w:rsidRPr="00525771" w:rsidR="00337497" w:rsidP="00A12413" w:rsidRDefault="0049572A" w14:paraId="298E7B1C" w14:textId="6AB4762C">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3.8 - 5.5 T/L</w:t>
            </w:r>
          </w:p>
        </w:tc>
      </w:tr>
      <w:tr w:rsidR="005201B7" w:rsidTr="185103E2" w14:paraId="23ED9016" w14:textId="77777777">
        <w:tc>
          <w:tcPr>
            <w:tcW w:w="1719" w:type="dxa"/>
            <w:shd w:val="clear" w:color="auto" w:fill="D9D9D9" w:themeFill="background1" w:themeFillShade="D9"/>
          </w:tcPr>
          <w:p w:rsidRPr="00525771" w:rsidR="00F02E71" w:rsidP="00A12413" w:rsidRDefault="00337497" w14:paraId="0286F9CD" w14:textId="2D0477A0">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NEU %</w:t>
            </w:r>
          </w:p>
        </w:tc>
        <w:tc>
          <w:tcPr>
            <w:tcW w:w="1111" w:type="dxa"/>
          </w:tcPr>
          <w:p w:rsidRPr="00525771" w:rsidR="00F02E71" w:rsidP="00A12413" w:rsidRDefault="185103E2" w14:paraId="0F29D03E" w14:textId="409618E5">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64,7</w:t>
            </w:r>
          </w:p>
        </w:tc>
        <w:tc>
          <w:tcPr>
            <w:tcW w:w="2239" w:type="dxa"/>
          </w:tcPr>
          <w:p w:rsidRPr="00525771" w:rsidR="00F02E71" w:rsidP="00A12413" w:rsidRDefault="003F62FD" w14:paraId="522698CA" w14:textId="7AFC49F0">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45 - 75%N</w:t>
            </w:r>
          </w:p>
        </w:tc>
        <w:tc>
          <w:tcPr>
            <w:tcW w:w="1661" w:type="dxa"/>
            <w:shd w:val="clear" w:color="auto" w:fill="D9D9D9" w:themeFill="background1" w:themeFillShade="D9"/>
          </w:tcPr>
          <w:p w:rsidRPr="00525771" w:rsidR="00F02E71" w:rsidP="00A12413" w:rsidRDefault="00E1106F" w14:paraId="2DC06C0E" w14:textId="6BCB8D85">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HGB</w:t>
            </w:r>
          </w:p>
        </w:tc>
        <w:tc>
          <w:tcPr>
            <w:tcW w:w="920" w:type="dxa"/>
          </w:tcPr>
          <w:p w:rsidRPr="00525771" w:rsidR="00F02E71" w:rsidP="00A12413" w:rsidRDefault="002E64AF" w14:paraId="49FE136D" w14:textId="07301263">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135</w:t>
            </w:r>
          </w:p>
        </w:tc>
        <w:tc>
          <w:tcPr>
            <w:tcW w:w="2431" w:type="dxa"/>
          </w:tcPr>
          <w:p w:rsidRPr="00525771" w:rsidR="00F02E71" w:rsidP="00A12413" w:rsidRDefault="00353EC2" w14:paraId="333C1B3C" w14:textId="1ACAF41F">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120 - 175 g/L</w:t>
            </w:r>
          </w:p>
        </w:tc>
      </w:tr>
      <w:tr w:rsidR="005201B7" w:rsidTr="185103E2" w14:paraId="4DECD3EC" w14:textId="77777777">
        <w:tc>
          <w:tcPr>
            <w:tcW w:w="1719" w:type="dxa"/>
            <w:shd w:val="clear" w:color="auto" w:fill="D9D9D9" w:themeFill="background1" w:themeFillShade="D9"/>
          </w:tcPr>
          <w:p w:rsidRPr="00525771" w:rsidR="00F02E71" w:rsidP="00A12413" w:rsidRDefault="00337497" w14:paraId="6BBD53D0" w14:textId="4A1D0071">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L</w:t>
            </w:r>
            <w:r w:rsidRPr="00525771" w:rsidR="00460285">
              <w:rPr>
                <w:rFonts w:ascii="Times New Roman" w:hAnsi="Times New Roman" w:cs="Times New Roman"/>
                <w:sz w:val="24"/>
                <w:szCs w:val="24"/>
                <w:lang w:val="vi-VN"/>
              </w:rPr>
              <w:t>YM</w:t>
            </w:r>
            <w:r w:rsidRPr="00525771">
              <w:rPr>
                <w:rFonts w:ascii="Times New Roman" w:hAnsi="Times New Roman" w:cs="Times New Roman"/>
                <w:sz w:val="24"/>
                <w:szCs w:val="24"/>
                <w:lang w:val="vi-VN"/>
              </w:rPr>
              <w:t xml:space="preserve"> %</w:t>
            </w:r>
          </w:p>
        </w:tc>
        <w:tc>
          <w:tcPr>
            <w:tcW w:w="1111" w:type="dxa"/>
          </w:tcPr>
          <w:p w:rsidRPr="00525771" w:rsidR="00F02E71" w:rsidP="00A12413" w:rsidRDefault="185103E2" w14:paraId="594538C3" w14:textId="13925343">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13,3</w:t>
            </w:r>
          </w:p>
        </w:tc>
        <w:tc>
          <w:tcPr>
            <w:tcW w:w="2239" w:type="dxa"/>
          </w:tcPr>
          <w:p w:rsidRPr="00525771" w:rsidR="00F02E71" w:rsidP="00A12413" w:rsidRDefault="00A040AF" w14:paraId="4F9F87C0" w14:textId="4A30EA10">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20 - 35% L</w:t>
            </w:r>
          </w:p>
        </w:tc>
        <w:tc>
          <w:tcPr>
            <w:tcW w:w="1661" w:type="dxa"/>
            <w:shd w:val="clear" w:color="auto" w:fill="D9D9D9" w:themeFill="background1" w:themeFillShade="D9"/>
          </w:tcPr>
          <w:p w:rsidRPr="00525771" w:rsidR="00F02E71" w:rsidP="00A12413" w:rsidRDefault="00E1106F" w14:paraId="3627B4B5" w14:textId="1E819112">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HCT</w:t>
            </w:r>
          </w:p>
        </w:tc>
        <w:tc>
          <w:tcPr>
            <w:tcW w:w="920" w:type="dxa"/>
          </w:tcPr>
          <w:p w:rsidRPr="00525771" w:rsidR="00F02E71" w:rsidP="00A12413" w:rsidRDefault="00361233" w14:paraId="2C4C4312" w14:textId="6A20DC43">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0.429</w:t>
            </w:r>
          </w:p>
        </w:tc>
        <w:tc>
          <w:tcPr>
            <w:tcW w:w="2431" w:type="dxa"/>
          </w:tcPr>
          <w:p w:rsidRPr="00525771" w:rsidR="00F02E71" w:rsidP="00A12413" w:rsidRDefault="00B210E7" w14:paraId="04B5CFAD" w14:textId="286E37F5">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0.35 - 0.53 L/L</w:t>
            </w:r>
          </w:p>
        </w:tc>
      </w:tr>
      <w:tr w:rsidR="005201B7" w:rsidTr="185103E2" w14:paraId="2091879A" w14:textId="77777777">
        <w:tc>
          <w:tcPr>
            <w:tcW w:w="1719" w:type="dxa"/>
            <w:shd w:val="clear" w:color="auto" w:fill="D9D9D9" w:themeFill="background1" w:themeFillShade="D9"/>
          </w:tcPr>
          <w:p w:rsidRPr="00525771" w:rsidR="00F02E71" w:rsidP="00A12413" w:rsidRDefault="00972EEE" w14:paraId="118AE7CB" w14:textId="74E2024F">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MONO %</w:t>
            </w:r>
          </w:p>
        </w:tc>
        <w:tc>
          <w:tcPr>
            <w:tcW w:w="1111" w:type="dxa"/>
          </w:tcPr>
          <w:p w:rsidRPr="00525771" w:rsidR="00F02E71" w:rsidP="00A12413" w:rsidRDefault="185103E2" w14:paraId="18EB0F2B" w14:textId="4CD631C8">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4,9</w:t>
            </w:r>
          </w:p>
        </w:tc>
        <w:tc>
          <w:tcPr>
            <w:tcW w:w="2239" w:type="dxa"/>
          </w:tcPr>
          <w:p w:rsidRPr="00525771" w:rsidR="00F02E71" w:rsidP="00A12413" w:rsidRDefault="00F32048" w14:paraId="0CB1B5D9" w14:textId="2DF5A567">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4 - 10% M</w:t>
            </w:r>
          </w:p>
        </w:tc>
        <w:tc>
          <w:tcPr>
            <w:tcW w:w="1661" w:type="dxa"/>
            <w:shd w:val="clear" w:color="auto" w:fill="D9D9D9" w:themeFill="background1" w:themeFillShade="D9"/>
          </w:tcPr>
          <w:p w:rsidRPr="00525771" w:rsidR="00F02E71" w:rsidP="00A12413" w:rsidRDefault="00E1106F" w14:paraId="1899F56A" w14:textId="338C865D">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MCV</w:t>
            </w:r>
          </w:p>
        </w:tc>
        <w:tc>
          <w:tcPr>
            <w:tcW w:w="920" w:type="dxa"/>
          </w:tcPr>
          <w:p w:rsidRPr="00525771" w:rsidR="00F02E71" w:rsidP="00A12413" w:rsidRDefault="00361233" w14:paraId="6568A418" w14:textId="725D1816">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90.5</w:t>
            </w:r>
          </w:p>
        </w:tc>
        <w:tc>
          <w:tcPr>
            <w:tcW w:w="2431" w:type="dxa"/>
          </w:tcPr>
          <w:p w:rsidRPr="00525771" w:rsidR="00F02E71" w:rsidP="00A12413" w:rsidRDefault="00F16212" w14:paraId="7A6C1C95" w14:textId="0CAD81DD">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78 - 100 fL</w:t>
            </w:r>
          </w:p>
        </w:tc>
      </w:tr>
      <w:tr w:rsidR="005201B7" w:rsidTr="185103E2" w14:paraId="24ED54CB" w14:textId="77777777">
        <w:tc>
          <w:tcPr>
            <w:tcW w:w="1719" w:type="dxa"/>
            <w:shd w:val="clear" w:color="auto" w:fill="D9D9D9" w:themeFill="background1" w:themeFillShade="D9"/>
          </w:tcPr>
          <w:p w:rsidRPr="00525771" w:rsidR="00F02E71" w:rsidP="00A12413" w:rsidRDefault="00972EEE" w14:paraId="0A0BE202" w14:textId="78BE7E1B">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 xml:space="preserve">BASO </w:t>
            </w:r>
            <w:r w:rsidRPr="00525771" w:rsidR="00D40FF2">
              <w:rPr>
                <w:rFonts w:ascii="Times New Roman" w:hAnsi="Times New Roman" w:cs="Times New Roman"/>
                <w:sz w:val="24"/>
                <w:szCs w:val="24"/>
                <w:lang w:val="vi-VN"/>
              </w:rPr>
              <w:t>%</w:t>
            </w:r>
          </w:p>
        </w:tc>
        <w:tc>
          <w:tcPr>
            <w:tcW w:w="1111" w:type="dxa"/>
          </w:tcPr>
          <w:p w:rsidRPr="00525771" w:rsidR="00F02E71" w:rsidP="00A12413" w:rsidRDefault="00B53478" w14:paraId="04EA3003" w14:textId="679CC053">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0.3</w:t>
            </w:r>
          </w:p>
        </w:tc>
        <w:tc>
          <w:tcPr>
            <w:tcW w:w="2239" w:type="dxa"/>
          </w:tcPr>
          <w:p w:rsidRPr="00FA3F29" w:rsidR="00F02E71" w:rsidP="185103E2" w:rsidRDefault="185103E2" w14:paraId="274088EE" w14:textId="46454311">
            <w:pPr>
              <w:pStyle w:val="ListParagraph"/>
              <w:spacing w:line="276" w:lineRule="auto"/>
              <w:ind w:left="0"/>
              <w:jc w:val="both"/>
            </w:pPr>
            <w:r w:rsidRPr="00525771">
              <w:rPr>
                <w:rFonts w:ascii="Times New Roman" w:hAnsi="Times New Roman" w:cs="Times New Roman"/>
                <w:sz w:val="24"/>
                <w:szCs w:val="24"/>
              </w:rPr>
              <w:t>0-2% B</w:t>
            </w:r>
          </w:p>
        </w:tc>
        <w:tc>
          <w:tcPr>
            <w:tcW w:w="1661" w:type="dxa"/>
            <w:shd w:val="clear" w:color="auto" w:fill="D9D9D9" w:themeFill="background1" w:themeFillShade="D9"/>
          </w:tcPr>
          <w:p w:rsidRPr="00525771" w:rsidR="00F02E71" w:rsidP="00A12413" w:rsidRDefault="00E1106F" w14:paraId="71D1E1E2" w14:textId="0826880D">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MCH</w:t>
            </w:r>
          </w:p>
        </w:tc>
        <w:tc>
          <w:tcPr>
            <w:tcW w:w="920" w:type="dxa"/>
          </w:tcPr>
          <w:p w:rsidRPr="00525771" w:rsidR="00F02E71" w:rsidP="00A12413" w:rsidRDefault="185103E2" w14:paraId="1BD389A0" w14:textId="6BF48EAE">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28.5</w:t>
            </w:r>
          </w:p>
        </w:tc>
        <w:tc>
          <w:tcPr>
            <w:tcW w:w="2431" w:type="dxa"/>
          </w:tcPr>
          <w:p w:rsidRPr="00525771" w:rsidR="00F02E71" w:rsidP="00A12413" w:rsidRDefault="004F61EE" w14:paraId="1D536F9B" w14:textId="003C1314">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26.7 - 30.7 pG</w:t>
            </w:r>
          </w:p>
        </w:tc>
      </w:tr>
      <w:tr w:rsidR="005201B7" w:rsidTr="185103E2" w14:paraId="7740BF3B" w14:textId="77777777">
        <w:tc>
          <w:tcPr>
            <w:tcW w:w="1719" w:type="dxa"/>
            <w:shd w:val="clear" w:color="auto" w:fill="D9D9D9" w:themeFill="background1" w:themeFillShade="D9"/>
          </w:tcPr>
          <w:p w:rsidRPr="00525771" w:rsidR="00F02E71" w:rsidP="00A12413" w:rsidRDefault="00E1106F" w14:paraId="3FDAAE29" w14:textId="12DDF77A">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EOS %</w:t>
            </w:r>
          </w:p>
        </w:tc>
        <w:tc>
          <w:tcPr>
            <w:tcW w:w="1111" w:type="dxa"/>
          </w:tcPr>
          <w:p w:rsidRPr="00525771" w:rsidR="00F02E71" w:rsidP="00A12413" w:rsidRDefault="185103E2" w14:paraId="4358407F" w14:textId="3C716E6A">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16,8</w:t>
            </w:r>
          </w:p>
        </w:tc>
        <w:tc>
          <w:tcPr>
            <w:tcW w:w="2239" w:type="dxa"/>
          </w:tcPr>
          <w:p w:rsidRPr="00FA3F29" w:rsidR="00F02E71" w:rsidP="185103E2" w:rsidRDefault="185103E2" w14:paraId="2BAF2DAB" w14:textId="78E1292D">
            <w:pPr>
              <w:pStyle w:val="ListParagraph"/>
              <w:spacing w:line="276" w:lineRule="auto"/>
              <w:ind w:left="0"/>
              <w:jc w:val="both"/>
            </w:pPr>
            <w:r w:rsidRPr="00525771">
              <w:rPr>
                <w:rFonts w:ascii="Times New Roman" w:hAnsi="Times New Roman" w:cs="Times New Roman"/>
                <w:sz w:val="24"/>
                <w:szCs w:val="24"/>
              </w:rPr>
              <w:t xml:space="preserve">1-8% E </w:t>
            </w:r>
          </w:p>
        </w:tc>
        <w:tc>
          <w:tcPr>
            <w:tcW w:w="1661" w:type="dxa"/>
            <w:shd w:val="clear" w:color="auto" w:fill="D9D9D9" w:themeFill="background1" w:themeFillShade="D9"/>
          </w:tcPr>
          <w:p w:rsidRPr="00525771" w:rsidR="00F02E71" w:rsidP="00A12413" w:rsidRDefault="00E1106F" w14:paraId="7A77B150" w14:textId="3593E599">
            <w:pPr>
              <w:pStyle w:val="ListParagraph"/>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PLT</w:t>
            </w:r>
          </w:p>
        </w:tc>
        <w:tc>
          <w:tcPr>
            <w:tcW w:w="920" w:type="dxa"/>
          </w:tcPr>
          <w:p w:rsidRPr="00525771" w:rsidR="00F02E71" w:rsidP="185103E2" w:rsidRDefault="185103E2" w14:paraId="5CDA531B" w14:textId="17FF8AFF">
            <w:pPr>
              <w:pStyle w:val="ListParagraph"/>
              <w:spacing w:line="276" w:lineRule="auto"/>
              <w:ind w:left="0"/>
              <w:jc w:val="both"/>
              <w:rPr>
                <w:rFonts w:ascii="Times New Roman" w:hAnsi="Times New Roman" w:cs="Times New Roman"/>
                <w:sz w:val="24"/>
                <w:szCs w:val="24"/>
                <w:lang w:val="vi-VN"/>
              </w:rPr>
            </w:pPr>
            <w:r w:rsidRPr="7CA1D499">
              <w:rPr>
                <w:rFonts w:ascii="Times New Roman" w:hAnsi="Times New Roman" w:cs="Times New Roman"/>
                <w:sz w:val="24"/>
                <w:szCs w:val="24"/>
                <w:lang w:val="vi-VN"/>
              </w:rPr>
              <w:t>250</w:t>
            </w:r>
          </w:p>
        </w:tc>
        <w:tc>
          <w:tcPr>
            <w:tcW w:w="2431" w:type="dxa"/>
          </w:tcPr>
          <w:p w:rsidRPr="00525771" w:rsidR="00F02E71" w:rsidP="00A12413" w:rsidRDefault="008C4AF3" w14:paraId="3EB31531" w14:textId="0C02657C">
            <w:pPr>
              <w:pStyle w:val="ListParagraph"/>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150 - 450 G/L</w:t>
            </w:r>
          </w:p>
        </w:tc>
      </w:tr>
    </w:tbl>
    <w:p w:rsidR="00457B39" w:rsidP="00457B39" w:rsidRDefault="00ED315F" w14:paraId="3868D024" w14:textId="454208E7">
      <w:pPr>
        <w:pStyle w:val="ListParagraph"/>
        <w:spacing w:after="0" w:line="276" w:lineRule="auto"/>
        <w:ind w:left="709"/>
        <w:jc w:val="both"/>
        <w:rPr>
          <w:rFonts w:ascii="Times New Roman" w:hAnsi="Times New Roman" w:cs="Times New Roman"/>
          <w:sz w:val="24"/>
          <w:szCs w:val="24"/>
          <w:lang w:val="vi-VN"/>
        </w:rPr>
      </w:pPr>
      <w:r>
        <w:rPr>
          <w:rFonts w:ascii="Times New Roman" w:hAnsi="Times New Roman" w:cs="Times New Roman"/>
          <w:sz w:val="24"/>
          <w:szCs w:val="24"/>
        </w:rPr>
        <w:t>Dòng</w:t>
      </w:r>
      <w:r w:rsidRPr="185103E2" w:rsidR="00A14B99">
        <w:rPr>
          <w:rFonts w:ascii="Times New Roman" w:hAnsi="Times New Roman" w:cs="Times New Roman"/>
          <w:sz w:val="24"/>
          <w:szCs w:val="24"/>
          <w:lang w:val="vi-VN"/>
        </w:rPr>
        <w:t xml:space="preserve"> </w:t>
      </w:r>
      <w:r w:rsidRPr="185103E2" w:rsidR="00A7505D">
        <w:rPr>
          <w:rFonts w:ascii="Times New Roman" w:hAnsi="Times New Roman" w:cs="Times New Roman"/>
          <w:sz w:val="24"/>
          <w:szCs w:val="24"/>
          <w:lang w:val="vi-VN"/>
        </w:rPr>
        <w:t>hồng cầu</w:t>
      </w:r>
      <w:r w:rsidRPr="185103E2" w:rsidR="00A14B99">
        <w:rPr>
          <w:rFonts w:ascii="Times New Roman" w:hAnsi="Times New Roman" w:cs="Times New Roman"/>
          <w:sz w:val="24"/>
          <w:szCs w:val="24"/>
          <w:lang w:val="vi-VN"/>
        </w:rPr>
        <w:t>, tiểu cầu</w:t>
      </w:r>
      <w:r w:rsidRPr="185103E2" w:rsidR="00A7505D">
        <w:rPr>
          <w:rFonts w:ascii="Times New Roman" w:hAnsi="Times New Roman" w:cs="Times New Roman"/>
          <w:sz w:val="24"/>
          <w:szCs w:val="24"/>
          <w:lang w:val="vi-VN"/>
        </w:rPr>
        <w:t xml:space="preserve"> bình thường.</w:t>
      </w:r>
    </w:p>
    <w:p w:rsidR="00457B39" w:rsidP="185103E2" w:rsidRDefault="00457B39" w14:paraId="08871B5B" w14:textId="4AFC9D40">
      <w:pPr>
        <w:pStyle w:val="ListParagraph"/>
        <w:spacing w:after="0" w:line="276" w:lineRule="auto"/>
        <w:ind w:left="709"/>
        <w:jc w:val="both"/>
        <w:rPr>
          <w:rFonts w:ascii="Times New Roman" w:hAnsi="Times New Roman" w:cs="Times New Roman"/>
          <w:sz w:val="24"/>
          <w:szCs w:val="24"/>
        </w:rPr>
      </w:pPr>
      <w:r w:rsidRPr="00763078">
        <w:rPr>
          <w:rFonts w:ascii="Times New Roman" w:hAnsi="Times New Roman" w:cs="Times New Roman"/>
          <w:sz w:val="24"/>
          <w:szCs w:val="24"/>
          <w:lang w:val="vi-VN"/>
        </w:rPr>
        <w:t xml:space="preserve">Tăng bạch cầu dòng NEU </w:t>
      </w:r>
      <w:r w:rsidR="00B6674D">
        <w:rPr>
          <w:rFonts w:ascii="Times New Roman" w:hAnsi="Times New Roman" w:cs="Times New Roman"/>
          <w:sz w:val="24"/>
          <w:szCs w:val="24"/>
        </w:rPr>
        <w:t>với</w:t>
      </w:r>
      <w:r w:rsidRPr="00763078">
        <w:rPr>
          <w:rFonts w:ascii="Times New Roman" w:hAnsi="Times New Roman" w:cs="Times New Roman"/>
          <w:sz w:val="24"/>
          <w:szCs w:val="24"/>
          <w:lang w:val="vi-VN"/>
        </w:rPr>
        <w:t xml:space="preserve"> EOS</w:t>
      </w:r>
      <w:r w:rsidR="0049591F">
        <w:rPr>
          <w:rFonts w:ascii="Times New Roman" w:hAnsi="Times New Roman" w:cs="Times New Roman"/>
          <w:sz w:val="24"/>
          <w:szCs w:val="24"/>
        </w:rPr>
        <w:t xml:space="preserve">. Hiện tại bệnh nhân </w:t>
      </w:r>
      <w:r w:rsidR="00EB048B">
        <w:rPr>
          <w:rFonts w:ascii="Times New Roman" w:hAnsi="Times New Roman" w:cs="Times New Roman"/>
          <w:sz w:val="24"/>
          <w:szCs w:val="24"/>
        </w:rPr>
        <w:t xml:space="preserve">không thấy dấu hiệu nhiễm trùng, không thấy sốt, </w:t>
      </w:r>
      <w:r w:rsidR="00AB77FB">
        <w:rPr>
          <w:rFonts w:ascii="Times New Roman" w:hAnsi="Times New Roman" w:cs="Times New Roman"/>
          <w:sz w:val="24"/>
          <w:szCs w:val="24"/>
        </w:rPr>
        <w:t>không môi khô lưỡi d</w:t>
      </w:r>
      <w:r w:rsidR="00A437BA">
        <w:rPr>
          <w:rFonts w:ascii="Times New Roman" w:hAnsi="Times New Roman" w:cs="Times New Roman"/>
          <w:sz w:val="24"/>
          <w:szCs w:val="24"/>
        </w:rPr>
        <w:t>ơ</w:t>
      </w:r>
      <w:r w:rsidR="00AB77FB">
        <w:rPr>
          <w:rFonts w:ascii="Times New Roman" w:hAnsi="Times New Roman" w:cs="Times New Roman"/>
          <w:sz w:val="24"/>
          <w:szCs w:val="24"/>
        </w:rPr>
        <w:t xml:space="preserve">, </w:t>
      </w:r>
      <w:r w:rsidR="00A56279">
        <w:rPr>
          <w:rFonts w:ascii="Times New Roman" w:hAnsi="Times New Roman" w:cs="Times New Roman"/>
          <w:sz w:val="24"/>
          <w:szCs w:val="24"/>
        </w:rPr>
        <w:t xml:space="preserve">các hệ cơ quan </w:t>
      </w:r>
      <w:r w:rsidR="00AB77FB">
        <w:rPr>
          <w:rFonts w:ascii="Times New Roman" w:hAnsi="Times New Roman" w:cs="Times New Roman"/>
          <w:sz w:val="24"/>
          <w:szCs w:val="24"/>
        </w:rPr>
        <w:t xml:space="preserve">chưa thấy triệu chứng lâm sàng gợi ý nhiễm trùng. Tuy nhiên vì bệnh nhân lớn tuổi, </w:t>
      </w:r>
      <w:r w:rsidRPr="7CA1D499" w:rsidR="4C2618E2">
        <w:rPr>
          <w:rFonts w:ascii="Times New Roman" w:hAnsi="Times New Roman" w:cs="Times New Roman"/>
          <w:sz w:val="24"/>
          <w:szCs w:val="24"/>
        </w:rPr>
        <w:t xml:space="preserve">ĐTĐ type 2 </w:t>
      </w:r>
      <w:r w:rsidR="00AB77FB">
        <w:rPr>
          <w:rFonts w:ascii="Times New Roman" w:hAnsi="Times New Roman" w:cs="Times New Roman"/>
          <w:sz w:val="24"/>
          <w:szCs w:val="24"/>
        </w:rPr>
        <w:t xml:space="preserve">đáp ứng với </w:t>
      </w:r>
      <w:r w:rsidR="00D46714">
        <w:rPr>
          <w:rFonts w:ascii="Times New Roman" w:hAnsi="Times New Roman" w:cs="Times New Roman"/>
          <w:sz w:val="24"/>
          <w:szCs w:val="24"/>
        </w:rPr>
        <w:t xml:space="preserve">tình trạng nhiễm trùng có thể không thể hiện rõ. </w:t>
      </w:r>
      <w:commentRangeStart w:id="8"/>
      <w:r w:rsidR="00D46714">
        <w:rPr>
          <w:rFonts w:ascii="Times New Roman" w:hAnsi="Times New Roman" w:cs="Times New Roman"/>
          <w:sz w:val="24"/>
          <w:szCs w:val="24"/>
        </w:rPr>
        <w:t>Cần theo dõi lâm sàng và cận lâm sàng</w:t>
      </w:r>
      <w:commentRangeEnd w:id="8"/>
      <w:r>
        <w:rPr>
          <w:rStyle w:val="CommentReference"/>
        </w:rPr>
        <w:commentReference w:id="8"/>
      </w:r>
      <w:r w:rsidR="00D46714">
        <w:rPr>
          <w:rFonts w:ascii="Times New Roman" w:hAnsi="Times New Roman" w:cs="Times New Roman"/>
          <w:sz w:val="24"/>
          <w:szCs w:val="24"/>
        </w:rPr>
        <w:t xml:space="preserve"> kĩ trước khi kết luận là</w:t>
      </w:r>
      <w:r w:rsidRPr="00763078">
        <w:rPr>
          <w:rFonts w:ascii="Times New Roman" w:hAnsi="Times New Roman" w:cs="Times New Roman"/>
          <w:sz w:val="24"/>
          <w:szCs w:val="24"/>
          <w:lang w:val="vi-VN"/>
        </w:rPr>
        <w:t xml:space="preserve"> tăng</w:t>
      </w:r>
      <w:r w:rsidR="00D479BF">
        <w:rPr>
          <w:rFonts w:ascii="Times New Roman" w:hAnsi="Times New Roman" w:cs="Times New Roman"/>
          <w:sz w:val="24"/>
          <w:szCs w:val="24"/>
        </w:rPr>
        <w:t xml:space="preserve"> do</w:t>
      </w:r>
      <w:r w:rsidRPr="00763078">
        <w:rPr>
          <w:rFonts w:ascii="Times New Roman" w:hAnsi="Times New Roman" w:cs="Times New Roman"/>
          <w:sz w:val="24"/>
          <w:szCs w:val="24"/>
          <w:lang w:val="vi-VN"/>
        </w:rPr>
        <w:t xml:space="preserve"> đáp ứng của cơ thể </w:t>
      </w:r>
      <w:r w:rsidR="00B6674D">
        <w:rPr>
          <w:rFonts w:ascii="Times New Roman" w:hAnsi="Times New Roman" w:cs="Times New Roman"/>
          <w:sz w:val="24"/>
          <w:szCs w:val="24"/>
        </w:rPr>
        <w:t>với</w:t>
      </w:r>
      <w:r w:rsidRPr="00763078">
        <w:rPr>
          <w:rFonts w:ascii="Times New Roman" w:hAnsi="Times New Roman" w:cs="Times New Roman"/>
          <w:sz w:val="24"/>
          <w:szCs w:val="24"/>
          <w:lang w:val="vi-VN"/>
        </w:rPr>
        <w:t xml:space="preserve"> stress</w:t>
      </w:r>
      <w:r w:rsidR="00A437BA">
        <w:rPr>
          <w:rFonts w:ascii="Times New Roman" w:hAnsi="Times New Roman" w:cs="Times New Roman"/>
          <w:sz w:val="24"/>
          <w:szCs w:val="24"/>
        </w:rPr>
        <w:t>.</w:t>
      </w:r>
    </w:p>
    <w:p w:rsidRPr="00A437BA" w:rsidR="00A437BA" w:rsidP="185103E2" w:rsidRDefault="00A437BA" w14:paraId="166DE468" w14:textId="0FF7F5EB">
      <w:pPr>
        <w:pStyle w:val="ListParagraph"/>
        <w:spacing w:after="0" w:line="276" w:lineRule="auto"/>
        <w:ind w:left="709"/>
        <w:jc w:val="both"/>
        <w:rPr>
          <w:rFonts w:ascii="Times New Roman" w:hAnsi="Times New Roman" w:cs="Times New Roman"/>
          <w:sz w:val="24"/>
          <w:szCs w:val="24"/>
        </w:rPr>
      </w:pPr>
    </w:p>
    <w:p w:rsidRPr="00DA7112" w:rsidR="001273DE" w:rsidP="00DA7112" w:rsidRDefault="00396C1D" w14:paraId="7F7B7438" w14:textId="5834E1AF">
      <w:pPr>
        <w:pStyle w:val="ListParagraph"/>
        <w:numPr>
          <w:ilvl w:val="1"/>
          <w:numId w:val="2"/>
        </w:numPr>
        <w:spacing w:after="0" w:line="276" w:lineRule="auto"/>
        <w:ind w:left="709" w:hanging="283"/>
        <w:jc w:val="both"/>
        <w:rPr>
          <w:rFonts w:ascii="Times New Roman" w:hAnsi="Times New Roman" w:cs="Times New Roman"/>
          <w:sz w:val="24"/>
          <w:szCs w:val="24"/>
        </w:rPr>
      </w:pPr>
      <w:r w:rsidRPr="185103E2">
        <w:rPr>
          <w:rFonts w:ascii="Times New Roman" w:hAnsi="Times New Roman" w:cs="Times New Roman"/>
          <w:sz w:val="24"/>
          <w:szCs w:val="24"/>
        </w:rPr>
        <w:t>Đông máu toàn bộ</w:t>
      </w:r>
      <w:r w:rsidRPr="185103E2" w:rsidR="005100EE">
        <w:rPr>
          <w:rFonts w:ascii="Times New Roman" w:hAnsi="Times New Roman" w:cs="Times New Roman"/>
          <w:sz w:val="24"/>
          <w:szCs w:val="24"/>
          <w:lang w:val="vi-VN"/>
        </w:rPr>
        <w:t xml:space="preserve"> (12/06)</w:t>
      </w:r>
      <w:r w:rsidRPr="185103E2" w:rsidR="00A8081A">
        <w:rPr>
          <w:rFonts w:ascii="Times New Roman" w:hAnsi="Times New Roman" w:cs="Times New Roman"/>
          <w:sz w:val="24"/>
          <w:szCs w:val="24"/>
          <w:lang w:val="vi-VN"/>
        </w:rPr>
        <w:t xml:space="preserve"> bình thường</w:t>
      </w:r>
    </w:p>
    <w:tbl>
      <w:tblPr>
        <w:tblStyle w:val="TableGrid"/>
        <w:tblW w:w="0" w:type="auto"/>
        <w:tblInd w:w="704" w:type="dxa"/>
        <w:tblLook w:val="04A0" w:firstRow="1" w:lastRow="0" w:firstColumn="1" w:lastColumn="0" w:noHBand="0" w:noVBand="1"/>
      </w:tblPr>
      <w:tblGrid>
        <w:gridCol w:w="2000"/>
        <w:gridCol w:w="636"/>
        <w:gridCol w:w="2093"/>
        <w:gridCol w:w="2480"/>
        <w:gridCol w:w="636"/>
        <w:gridCol w:w="2078"/>
      </w:tblGrid>
      <w:tr w:rsidR="00577D6A" w:rsidTr="185103E2" w14:paraId="7289B596" w14:textId="77777777">
        <w:tc>
          <w:tcPr>
            <w:tcW w:w="2000" w:type="dxa"/>
            <w:shd w:val="clear" w:color="auto" w:fill="D9D9D9" w:themeFill="background1" w:themeFillShade="D9"/>
          </w:tcPr>
          <w:p w:rsidR="009A4D29" w:rsidP="00084A13" w:rsidRDefault="009A4D29" w14:paraId="04DC3878" w14:textId="77777777">
            <w:pPr>
              <w:pStyle w:val="ListParagraph"/>
              <w:tabs>
                <w:tab w:val="left" w:pos="851"/>
              </w:tabs>
              <w:spacing w:line="276" w:lineRule="auto"/>
              <w:ind w:left="0"/>
              <w:jc w:val="both"/>
              <w:rPr>
                <w:rFonts w:ascii="Times New Roman" w:hAnsi="Times New Roman" w:cs="Times New Roman"/>
                <w:sz w:val="24"/>
                <w:szCs w:val="24"/>
              </w:rPr>
            </w:pPr>
          </w:p>
        </w:tc>
        <w:tc>
          <w:tcPr>
            <w:tcW w:w="636" w:type="dxa"/>
          </w:tcPr>
          <w:p w:rsidR="009A4D29" w:rsidP="00084A13" w:rsidRDefault="009A4D29" w14:paraId="0F6F0BF1" w14:textId="77777777">
            <w:pPr>
              <w:pStyle w:val="ListParagraph"/>
              <w:tabs>
                <w:tab w:val="left" w:pos="851"/>
              </w:tabs>
              <w:spacing w:line="276" w:lineRule="auto"/>
              <w:ind w:left="0"/>
              <w:jc w:val="both"/>
              <w:rPr>
                <w:rFonts w:ascii="Times New Roman" w:hAnsi="Times New Roman" w:cs="Times New Roman"/>
                <w:sz w:val="24"/>
                <w:szCs w:val="24"/>
              </w:rPr>
            </w:pPr>
          </w:p>
        </w:tc>
        <w:tc>
          <w:tcPr>
            <w:tcW w:w="2093" w:type="dxa"/>
          </w:tcPr>
          <w:p w:rsidR="009A4D29" w:rsidP="007C1440" w:rsidRDefault="004A0F96" w14:paraId="3229E6CE" w14:textId="19D8ACFA">
            <w:pPr>
              <w:pStyle w:val="ListParagraph"/>
              <w:tabs>
                <w:tab w:val="left" w:pos="851"/>
              </w:tabs>
              <w:spacing w:line="276" w:lineRule="auto"/>
              <w:ind w:left="0" w:right="-110"/>
              <w:jc w:val="both"/>
              <w:rPr>
                <w:rFonts w:ascii="Times New Roman" w:hAnsi="Times New Roman" w:cs="Times New Roman"/>
                <w:sz w:val="24"/>
                <w:szCs w:val="24"/>
              </w:rPr>
            </w:pPr>
            <w:r>
              <w:rPr>
                <w:rFonts w:ascii="Times New Roman" w:hAnsi="Times New Roman" w:cs="Times New Roman"/>
                <w:sz w:val="24"/>
                <w:szCs w:val="24"/>
                <w:lang w:val="vi-VN"/>
              </w:rPr>
              <w:t>Khoảng tham chiếu</w:t>
            </w:r>
          </w:p>
        </w:tc>
        <w:tc>
          <w:tcPr>
            <w:tcW w:w="2480" w:type="dxa"/>
            <w:shd w:val="clear" w:color="auto" w:fill="D9D9D9" w:themeFill="background1" w:themeFillShade="D9"/>
          </w:tcPr>
          <w:p w:rsidR="009A4D29" w:rsidP="00084A13" w:rsidRDefault="009A4D29" w14:paraId="0C8846E7" w14:textId="77777777">
            <w:pPr>
              <w:pStyle w:val="ListParagraph"/>
              <w:tabs>
                <w:tab w:val="left" w:pos="851"/>
              </w:tabs>
              <w:spacing w:line="276" w:lineRule="auto"/>
              <w:ind w:left="0"/>
              <w:jc w:val="both"/>
              <w:rPr>
                <w:rFonts w:ascii="Times New Roman" w:hAnsi="Times New Roman" w:cs="Times New Roman"/>
                <w:sz w:val="24"/>
                <w:szCs w:val="24"/>
              </w:rPr>
            </w:pPr>
          </w:p>
        </w:tc>
        <w:tc>
          <w:tcPr>
            <w:tcW w:w="636" w:type="dxa"/>
          </w:tcPr>
          <w:p w:rsidRPr="00577D6A" w:rsidR="009A4D29" w:rsidP="00084A13" w:rsidRDefault="009A4D29" w14:paraId="6314CC21" w14:textId="195C1417">
            <w:pPr>
              <w:pStyle w:val="ListParagraph"/>
              <w:tabs>
                <w:tab w:val="left" w:pos="851"/>
              </w:tabs>
              <w:spacing w:line="276" w:lineRule="auto"/>
              <w:ind w:left="0"/>
              <w:jc w:val="both"/>
              <w:rPr>
                <w:rFonts w:ascii="Times New Roman" w:hAnsi="Times New Roman" w:cs="Times New Roman"/>
                <w:sz w:val="24"/>
                <w:szCs w:val="24"/>
                <w:lang w:val="vi-VN"/>
              </w:rPr>
            </w:pPr>
          </w:p>
        </w:tc>
        <w:tc>
          <w:tcPr>
            <w:tcW w:w="2078" w:type="dxa"/>
          </w:tcPr>
          <w:p w:rsidR="009A4D29" w:rsidP="00084A13" w:rsidRDefault="004A0F96" w14:paraId="2FE80161" w14:textId="5F0449F5">
            <w:pPr>
              <w:pStyle w:val="ListParagraph"/>
              <w:tabs>
                <w:tab w:val="left" w:pos="851"/>
              </w:tabs>
              <w:spacing w:line="276" w:lineRule="auto"/>
              <w:ind w:left="0"/>
              <w:jc w:val="both"/>
              <w:rPr>
                <w:rFonts w:ascii="Times New Roman" w:hAnsi="Times New Roman" w:cs="Times New Roman"/>
                <w:sz w:val="24"/>
                <w:szCs w:val="24"/>
              </w:rPr>
            </w:pPr>
            <w:r>
              <w:rPr>
                <w:rFonts w:ascii="Times New Roman" w:hAnsi="Times New Roman" w:cs="Times New Roman"/>
                <w:sz w:val="24"/>
                <w:szCs w:val="24"/>
                <w:lang w:val="vi-VN"/>
              </w:rPr>
              <w:t>Khoảng tham chiếu</w:t>
            </w:r>
          </w:p>
        </w:tc>
      </w:tr>
      <w:tr w:rsidR="00577D6A" w:rsidTr="185103E2" w14:paraId="03BD0FA1" w14:textId="77777777">
        <w:tc>
          <w:tcPr>
            <w:tcW w:w="2000" w:type="dxa"/>
            <w:shd w:val="clear" w:color="auto" w:fill="D9D9D9" w:themeFill="background1" w:themeFillShade="D9"/>
          </w:tcPr>
          <w:p w:rsidRPr="00525771" w:rsidR="009A4D29" w:rsidP="00084A13" w:rsidRDefault="00DA18D8" w14:paraId="2808230B" w14:textId="3CD4426A">
            <w:pPr>
              <w:pStyle w:val="ListParagraph"/>
              <w:tabs>
                <w:tab w:val="left" w:pos="851"/>
              </w:tabs>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PT</w:t>
            </w:r>
          </w:p>
        </w:tc>
        <w:tc>
          <w:tcPr>
            <w:tcW w:w="636" w:type="dxa"/>
          </w:tcPr>
          <w:p w:rsidRPr="00525771" w:rsidR="009A4D29" w:rsidP="185103E2" w:rsidRDefault="185103E2" w14:paraId="5B353808" w14:textId="4D63C749">
            <w:pPr>
              <w:pStyle w:val="ListParagraph"/>
              <w:tabs>
                <w:tab w:val="left" w:pos="851"/>
              </w:tabs>
              <w:spacing w:line="276" w:lineRule="auto"/>
              <w:ind w:left="0"/>
              <w:jc w:val="both"/>
              <w:rPr>
                <w:rFonts w:ascii="Times New Roman" w:hAnsi="Times New Roman" w:cs="Times New Roman"/>
                <w:sz w:val="24"/>
                <w:szCs w:val="24"/>
              </w:rPr>
            </w:pPr>
            <w:r w:rsidRPr="7CA1D499">
              <w:rPr>
                <w:rFonts w:ascii="Times New Roman" w:hAnsi="Times New Roman" w:cs="Times New Roman"/>
                <w:sz w:val="24"/>
                <w:szCs w:val="24"/>
              </w:rPr>
              <w:t>13</w:t>
            </w:r>
          </w:p>
        </w:tc>
        <w:tc>
          <w:tcPr>
            <w:tcW w:w="2093" w:type="dxa"/>
          </w:tcPr>
          <w:p w:rsidRPr="00525771" w:rsidR="009A4D29" w:rsidP="00084A13" w:rsidRDefault="00013352" w14:paraId="23B37F59" w14:textId="3F634597">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11.1 - 15.2 giây</w:t>
            </w:r>
          </w:p>
        </w:tc>
        <w:tc>
          <w:tcPr>
            <w:tcW w:w="2480" w:type="dxa"/>
            <w:shd w:val="clear" w:color="auto" w:fill="D9D9D9" w:themeFill="background1" w:themeFillShade="D9"/>
          </w:tcPr>
          <w:p w:rsidRPr="00525771" w:rsidR="009A4D29" w:rsidP="00084A13" w:rsidRDefault="007C1440" w14:paraId="38293726" w14:textId="13B9F274">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INR</w:t>
            </w:r>
          </w:p>
        </w:tc>
        <w:tc>
          <w:tcPr>
            <w:tcW w:w="636" w:type="dxa"/>
          </w:tcPr>
          <w:p w:rsidRPr="00525771" w:rsidR="009A4D29" w:rsidP="185103E2" w:rsidRDefault="185103E2" w14:paraId="20358107" w14:textId="3A46BDBB">
            <w:pPr>
              <w:pStyle w:val="ListParagraph"/>
              <w:tabs>
                <w:tab w:val="left" w:pos="851"/>
              </w:tabs>
              <w:spacing w:line="276" w:lineRule="auto"/>
              <w:ind w:left="0"/>
              <w:jc w:val="both"/>
              <w:rPr>
                <w:rFonts w:ascii="Times New Roman" w:hAnsi="Times New Roman" w:cs="Times New Roman"/>
                <w:sz w:val="24"/>
                <w:szCs w:val="24"/>
                <w:lang w:val="vi-VN"/>
              </w:rPr>
            </w:pPr>
            <w:r w:rsidRPr="7CA1D499">
              <w:rPr>
                <w:rFonts w:ascii="Times New Roman" w:hAnsi="Times New Roman" w:cs="Times New Roman"/>
                <w:sz w:val="24"/>
                <w:szCs w:val="24"/>
                <w:lang w:val="vi-VN"/>
              </w:rPr>
              <w:t>0.99</w:t>
            </w:r>
          </w:p>
        </w:tc>
        <w:tc>
          <w:tcPr>
            <w:tcW w:w="2078" w:type="dxa"/>
          </w:tcPr>
          <w:p w:rsidRPr="00525771" w:rsidR="009A4D29" w:rsidP="00084A13" w:rsidRDefault="00075EF0" w14:paraId="3FA3A350" w14:textId="66DAB050">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0.8 - 1.2</w:t>
            </w:r>
          </w:p>
        </w:tc>
      </w:tr>
      <w:tr w:rsidR="00577D6A" w:rsidTr="185103E2" w14:paraId="30A52396" w14:textId="77777777">
        <w:tc>
          <w:tcPr>
            <w:tcW w:w="2000" w:type="dxa"/>
            <w:shd w:val="clear" w:color="auto" w:fill="D9D9D9" w:themeFill="background1" w:themeFillShade="D9"/>
          </w:tcPr>
          <w:p w:rsidRPr="00525771" w:rsidR="009A4D29" w:rsidP="00084A13" w:rsidRDefault="00DA18D8" w14:paraId="070D459E" w14:textId="4229DE0B">
            <w:pPr>
              <w:pStyle w:val="ListParagraph"/>
              <w:tabs>
                <w:tab w:val="left" w:pos="851"/>
              </w:tabs>
              <w:spacing w:line="276" w:lineRule="auto"/>
              <w:ind w:left="0"/>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PT</w:t>
            </w:r>
            <w:r w:rsidRPr="00525771" w:rsidR="00DA18A6">
              <w:rPr>
                <w:rFonts w:ascii="Times New Roman" w:hAnsi="Times New Roman" w:cs="Times New Roman"/>
                <w:sz w:val="24"/>
                <w:szCs w:val="24"/>
                <w:lang w:val="vi-VN"/>
              </w:rPr>
              <w:t>%</w:t>
            </w:r>
          </w:p>
        </w:tc>
        <w:tc>
          <w:tcPr>
            <w:tcW w:w="636" w:type="dxa"/>
          </w:tcPr>
          <w:p w:rsidRPr="00525771" w:rsidR="009A4D29" w:rsidP="00084A13" w:rsidRDefault="185103E2" w14:paraId="233485BB" w14:textId="26296960">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102</w:t>
            </w:r>
          </w:p>
        </w:tc>
        <w:tc>
          <w:tcPr>
            <w:tcW w:w="2093" w:type="dxa"/>
          </w:tcPr>
          <w:p w:rsidRPr="00525771" w:rsidR="009A4D29" w:rsidP="00084A13" w:rsidRDefault="00F92FC3" w14:paraId="30FB2DC7" w14:textId="11564DBA">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70-140 %</w:t>
            </w:r>
          </w:p>
        </w:tc>
        <w:tc>
          <w:tcPr>
            <w:tcW w:w="2480" w:type="dxa"/>
            <w:shd w:val="clear" w:color="auto" w:fill="D9D9D9" w:themeFill="background1" w:themeFillShade="D9"/>
          </w:tcPr>
          <w:p w:rsidRPr="00525771" w:rsidR="009A4D29" w:rsidP="00084A13" w:rsidRDefault="007C1440" w14:paraId="2F17F2C7" w14:textId="59586A88">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aPPT</w:t>
            </w:r>
          </w:p>
        </w:tc>
        <w:tc>
          <w:tcPr>
            <w:tcW w:w="636" w:type="dxa"/>
          </w:tcPr>
          <w:p w:rsidRPr="00525771" w:rsidR="009A4D29" w:rsidP="185103E2" w:rsidRDefault="009A4D29" w14:paraId="44C97AB5" w14:textId="154CFDBE">
            <w:pPr>
              <w:pStyle w:val="ListParagraph"/>
              <w:tabs>
                <w:tab w:val="left" w:pos="851"/>
              </w:tabs>
              <w:spacing w:line="276" w:lineRule="auto"/>
              <w:ind w:left="0"/>
              <w:jc w:val="both"/>
              <w:rPr>
                <w:rFonts w:ascii="Times New Roman" w:hAnsi="Times New Roman" w:cs="Times New Roman"/>
                <w:b/>
                <w:i/>
                <w:sz w:val="24"/>
                <w:szCs w:val="24"/>
                <w:lang w:val="vi-VN"/>
              </w:rPr>
            </w:pPr>
          </w:p>
        </w:tc>
        <w:tc>
          <w:tcPr>
            <w:tcW w:w="2078" w:type="dxa"/>
          </w:tcPr>
          <w:p w:rsidRPr="00525771" w:rsidR="009A4D29" w:rsidP="00084A13" w:rsidRDefault="00C741A0" w14:paraId="0075575C" w14:textId="1C372569">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25.1-36.5 giây</w:t>
            </w:r>
          </w:p>
        </w:tc>
      </w:tr>
      <w:tr w:rsidR="00530064" w:rsidTr="185103E2" w14:paraId="3D0FC6D8" w14:textId="77777777">
        <w:tc>
          <w:tcPr>
            <w:tcW w:w="2000" w:type="dxa"/>
            <w:shd w:val="clear" w:color="auto" w:fill="D9D9D9" w:themeFill="background1" w:themeFillShade="D9"/>
          </w:tcPr>
          <w:p w:rsidRPr="00525771" w:rsidR="00530064" w:rsidP="004A0F96" w:rsidRDefault="00530064" w14:paraId="4A53100D" w14:textId="77EA2B3F">
            <w:pPr>
              <w:pStyle w:val="ListParagraph"/>
              <w:tabs>
                <w:tab w:val="left" w:pos="851"/>
              </w:tabs>
              <w:spacing w:line="276" w:lineRule="auto"/>
              <w:ind w:left="0" w:right="-132"/>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PT(bn</w:t>
            </w:r>
            <w:r w:rsidRPr="00525771" w:rsidR="00DA18A6">
              <w:rPr>
                <w:rFonts w:ascii="Times New Roman" w:hAnsi="Times New Roman" w:cs="Times New Roman"/>
                <w:sz w:val="24"/>
                <w:szCs w:val="24"/>
                <w:lang w:val="vi-VN"/>
              </w:rPr>
              <w:t>)/</w:t>
            </w:r>
            <w:r w:rsidRPr="00525771">
              <w:rPr>
                <w:rFonts w:ascii="Times New Roman" w:hAnsi="Times New Roman" w:cs="Times New Roman"/>
                <w:sz w:val="24"/>
                <w:szCs w:val="24"/>
                <w:lang w:val="vi-VN"/>
              </w:rPr>
              <w:t>PT(chứng)</w:t>
            </w:r>
          </w:p>
        </w:tc>
        <w:tc>
          <w:tcPr>
            <w:tcW w:w="636" w:type="dxa"/>
          </w:tcPr>
          <w:p w:rsidRPr="00525771" w:rsidR="00530064" w:rsidP="185103E2" w:rsidRDefault="185103E2" w14:paraId="6F9BB0E7" w14:textId="5B36B928">
            <w:pPr>
              <w:pStyle w:val="ListParagraph"/>
              <w:tabs>
                <w:tab w:val="left" w:pos="851"/>
              </w:tabs>
              <w:spacing w:line="276" w:lineRule="auto"/>
              <w:ind w:left="0"/>
              <w:jc w:val="both"/>
              <w:rPr>
                <w:rFonts w:ascii="Times New Roman" w:hAnsi="Times New Roman" w:cs="Times New Roman"/>
                <w:sz w:val="24"/>
                <w:szCs w:val="24"/>
                <w:lang w:val="vi-VN"/>
              </w:rPr>
            </w:pPr>
            <w:r w:rsidRPr="7CA1D499">
              <w:rPr>
                <w:rFonts w:ascii="Times New Roman" w:hAnsi="Times New Roman" w:cs="Times New Roman"/>
                <w:sz w:val="24"/>
                <w:szCs w:val="24"/>
                <w:lang w:val="vi-VN"/>
              </w:rPr>
              <w:t>0.98</w:t>
            </w:r>
          </w:p>
        </w:tc>
        <w:tc>
          <w:tcPr>
            <w:tcW w:w="2093" w:type="dxa"/>
          </w:tcPr>
          <w:p w:rsidRPr="00525771" w:rsidR="00530064" w:rsidP="00084A13" w:rsidRDefault="00075EF0" w14:paraId="42DE7EE9" w14:textId="717715D1">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0.8 - 1.2</w:t>
            </w:r>
          </w:p>
        </w:tc>
        <w:tc>
          <w:tcPr>
            <w:tcW w:w="2480" w:type="dxa"/>
            <w:shd w:val="clear" w:color="auto" w:fill="D9D9D9" w:themeFill="background1" w:themeFillShade="D9"/>
          </w:tcPr>
          <w:p w:rsidRPr="00525771" w:rsidR="00530064" w:rsidP="007C1440" w:rsidRDefault="00530064" w14:paraId="6CB7872F" w14:textId="592DAF1F">
            <w:pPr>
              <w:pStyle w:val="ListParagraph"/>
              <w:tabs>
                <w:tab w:val="left" w:pos="851"/>
              </w:tabs>
              <w:spacing w:line="276" w:lineRule="auto"/>
              <w:ind w:left="0" w:right="-155"/>
              <w:jc w:val="both"/>
              <w:rPr>
                <w:rFonts w:ascii="Times New Roman" w:hAnsi="Times New Roman" w:cs="Times New Roman"/>
                <w:sz w:val="24"/>
                <w:szCs w:val="24"/>
                <w:lang w:val="vi-VN"/>
              </w:rPr>
            </w:pPr>
            <w:r w:rsidRPr="00525771">
              <w:rPr>
                <w:rFonts w:ascii="Times New Roman" w:hAnsi="Times New Roman" w:cs="Times New Roman"/>
                <w:sz w:val="24"/>
                <w:szCs w:val="24"/>
                <w:lang w:val="vi-VN"/>
              </w:rPr>
              <w:t>aPPT(bn)/aPPT(chứng)</w:t>
            </w:r>
          </w:p>
        </w:tc>
        <w:tc>
          <w:tcPr>
            <w:tcW w:w="636" w:type="dxa"/>
          </w:tcPr>
          <w:p w:rsidRPr="00525771" w:rsidR="00530064" w:rsidP="185103E2" w:rsidRDefault="00530064" w14:paraId="57CA0E68" w14:textId="6EF0AA93">
            <w:pPr>
              <w:pStyle w:val="ListParagraph"/>
              <w:tabs>
                <w:tab w:val="left" w:pos="851"/>
              </w:tabs>
              <w:spacing w:line="276" w:lineRule="auto"/>
              <w:ind w:left="0"/>
              <w:jc w:val="both"/>
              <w:rPr>
                <w:rFonts w:ascii="Times New Roman" w:hAnsi="Times New Roman" w:cs="Times New Roman"/>
                <w:b/>
                <w:i/>
                <w:sz w:val="24"/>
                <w:szCs w:val="24"/>
                <w:lang w:val="vi-VN"/>
              </w:rPr>
            </w:pPr>
          </w:p>
        </w:tc>
        <w:tc>
          <w:tcPr>
            <w:tcW w:w="2078" w:type="dxa"/>
          </w:tcPr>
          <w:p w:rsidRPr="00525771" w:rsidR="00530064" w:rsidP="00084A13" w:rsidRDefault="007F18E2" w14:paraId="7D97A131" w14:textId="4CC5C83A">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0.8 - 1.2</w:t>
            </w:r>
          </w:p>
        </w:tc>
      </w:tr>
      <w:tr w:rsidR="007C1440" w:rsidTr="185103E2" w14:paraId="6B480436" w14:textId="77777777">
        <w:tc>
          <w:tcPr>
            <w:tcW w:w="9923" w:type="dxa"/>
            <w:gridSpan w:val="6"/>
          </w:tcPr>
          <w:p w:rsidRPr="007F18E2" w:rsidR="007C1440" w:rsidP="009A4D29" w:rsidRDefault="007C1440" w14:paraId="6ED48D92" w14:textId="1756DA3C">
            <w:pPr>
              <w:pStyle w:val="ListParagraph"/>
              <w:tabs>
                <w:tab w:val="left" w:pos="851"/>
              </w:tabs>
              <w:spacing w:line="276" w:lineRule="auto"/>
              <w:ind w:left="0"/>
              <w:jc w:val="both"/>
              <w:rPr>
                <w:rFonts w:ascii="Times New Roman" w:hAnsi="Times New Roman" w:cs="Times New Roman"/>
                <w:sz w:val="24"/>
                <w:szCs w:val="24"/>
              </w:rPr>
            </w:pPr>
            <w:r w:rsidRPr="185103E2">
              <w:rPr>
                <w:rFonts w:ascii="Times New Roman" w:hAnsi="Times New Roman" w:cs="Times New Roman"/>
                <w:sz w:val="24"/>
                <w:szCs w:val="24"/>
                <w:lang w:val="vi-VN"/>
              </w:rPr>
              <w:t>Nhóm máu: A (+)</w:t>
            </w:r>
          </w:p>
        </w:tc>
      </w:tr>
    </w:tbl>
    <w:p w:rsidRPr="001273DE" w:rsidR="001273DE" w:rsidP="001273DE" w:rsidRDefault="007C1440" w14:paraId="36F83594" w14:textId="3470F35C">
      <w:pPr>
        <w:spacing w:after="0" w:line="276" w:lineRule="auto"/>
        <w:ind w:left="709"/>
        <w:jc w:val="both"/>
        <w:rPr>
          <w:rFonts w:ascii="Times New Roman" w:hAnsi="Times New Roman" w:cs="Times New Roman"/>
          <w:sz w:val="24"/>
          <w:szCs w:val="24"/>
        </w:rPr>
      </w:pPr>
      <w:r>
        <w:rPr>
          <w:rFonts w:ascii="Times New Roman" w:hAnsi="Times New Roman" w:cs="Times New Roman"/>
          <w:sz w:val="24"/>
          <w:szCs w:val="24"/>
        </w:rPr>
        <w:t xml:space="preserve">Thời gian đông máu </w:t>
      </w:r>
      <w:r w:rsidR="00D00CAC">
        <w:rPr>
          <w:rFonts w:ascii="Times New Roman" w:hAnsi="Times New Roman" w:cs="Times New Roman"/>
          <w:sz w:val="24"/>
          <w:szCs w:val="24"/>
          <w:lang w:val="vi-VN"/>
        </w:rPr>
        <w:t>bình thường</w:t>
      </w:r>
      <w:r w:rsidR="00F82086">
        <w:rPr>
          <w:rFonts w:ascii="Times New Roman" w:hAnsi="Times New Roman" w:cs="Times New Roman"/>
          <w:sz w:val="24"/>
          <w:szCs w:val="24"/>
        </w:rPr>
        <w:t>.</w:t>
      </w:r>
    </w:p>
    <w:p w:rsidRPr="001273DE" w:rsidR="00F82086" w:rsidP="00F82086" w:rsidRDefault="00F82086" w14:paraId="458640C6" w14:textId="77777777">
      <w:pPr>
        <w:spacing w:after="0" w:line="276" w:lineRule="auto"/>
        <w:ind w:left="709"/>
        <w:jc w:val="both"/>
        <w:rPr>
          <w:rFonts w:ascii="Times New Roman" w:hAnsi="Times New Roman" w:cs="Times New Roman"/>
          <w:sz w:val="24"/>
          <w:szCs w:val="24"/>
        </w:rPr>
      </w:pPr>
    </w:p>
    <w:p w:rsidR="00396C1D" w:rsidP="00396C1D" w:rsidRDefault="00396C1D" w14:paraId="14892A5E" w14:textId="1E0251C0">
      <w:pPr>
        <w:pStyle w:val="ListParagraph"/>
        <w:numPr>
          <w:ilvl w:val="1"/>
          <w:numId w:val="2"/>
        </w:numPr>
        <w:tabs>
          <w:tab w:val="left" w:pos="851"/>
        </w:tabs>
        <w:spacing w:after="0" w:line="276" w:lineRule="auto"/>
        <w:ind w:left="709" w:hanging="283"/>
        <w:jc w:val="both"/>
        <w:rPr>
          <w:rFonts w:ascii="Times New Roman" w:hAnsi="Times New Roman" w:cs="Times New Roman"/>
          <w:sz w:val="24"/>
          <w:szCs w:val="24"/>
        </w:rPr>
      </w:pPr>
      <w:r w:rsidRPr="185103E2">
        <w:rPr>
          <w:rFonts w:ascii="Times New Roman" w:hAnsi="Times New Roman" w:cs="Times New Roman"/>
          <w:sz w:val="24"/>
          <w:szCs w:val="24"/>
        </w:rPr>
        <w:t>Sinh hóa máu</w:t>
      </w:r>
      <w:r w:rsidRPr="185103E2" w:rsidR="00611070">
        <w:rPr>
          <w:rFonts w:ascii="Times New Roman" w:hAnsi="Times New Roman" w:cs="Times New Roman"/>
          <w:sz w:val="24"/>
          <w:szCs w:val="24"/>
        </w:rPr>
        <w:t xml:space="preserve"> (12/6)</w:t>
      </w:r>
    </w:p>
    <w:tbl>
      <w:tblPr>
        <w:tblStyle w:val="TableGrid"/>
        <w:tblW w:w="0" w:type="auto"/>
        <w:tblInd w:w="851" w:type="dxa"/>
        <w:tblLook w:val="04A0" w:firstRow="1" w:lastRow="0" w:firstColumn="1" w:lastColumn="0" w:noHBand="0" w:noVBand="1"/>
      </w:tblPr>
      <w:tblGrid>
        <w:gridCol w:w="1412"/>
        <w:gridCol w:w="1276"/>
        <w:gridCol w:w="2309"/>
        <w:gridCol w:w="1719"/>
        <w:gridCol w:w="1075"/>
        <w:gridCol w:w="2148"/>
      </w:tblGrid>
      <w:tr w:rsidR="00F02E71" w:rsidTr="185103E2" w14:paraId="345AB951" w14:textId="77777777">
        <w:tc>
          <w:tcPr>
            <w:tcW w:w="1412" w:type="dxa"/>
            <w:shd w:val="clear" w:color="auto" w:fill="D9D9D9" w:themeFill="background1" w:themeFillShade="D9"/>
          </w:tcPr>
          <w:p w:rsidRPr="00525771" w:rsidR="00F02E71" w:rsidP="00F02E71" w:rsidRDefault="00F02E71" w14:paraId="7E143175" w14:textId="2E85A118">
            <w:pPr>
              <w:pStyle w:val="ListParagraph"/>
              <w:tabs>
                <w:tab w:val="left" w:pos="851"/>
              </w:tabs>
              <w:spacing w:line="276" w:lineRule="auto"/>
              <w:ind w:left="0"/>
              <w:jc w:val="both"/>
              <w:rPr>
                <w:rFonts w:ascii="Times New Roman" w:hAnsi="Times New Roman" w:cs="Times New Roman"/>
                <w:sz w:val="24"/>
                <w:szCs w:val="24"/>
              </w:rPr>
            </w:pPr>
          </w:p>
        </w:tc>
        <w:tc>
          <w:tcPr>
            <w:tcW w:w="1276" w:type="dxa"/>
          </w:tcPr>
          <w:p w:rsidRPr="00525771" w:rsidR="00F02E71" w:rsidP="00F02E71" w:rsidRDefault="00F02E71" w14:paraId="67BA63F1" w14:textId="77777777">
            <w:pPr>
              <w:pStyle w:val="ListParagraph"/>
              <w:tabs>
                <w:tab w:val="left" w:pos="851"/>
              </w:tabs>
              <w:spacing w:line="276" w:lineRule="auto"/>
              <w:ind w:left="0"/>
              <w:jc w:val="both"/>
              <w:rPr>
                <w:rFonts w:ascii="Times New Roman" w:hAnsi="Times New Roman" w:cs="Times New Roman"/>
                <w:sz w:val="24"/>
                <w:szCs w:val="24"/>
              </w:rPr>
            </w:pPr>
          </w:p>
        </w:tc>
        <w:tc>
          <w:tcPr>
            <w:tcW w:w="2309" w:type="dxa"/>
          </w:tcPr>
          <w:p w:rsidRPr="00525771" w:rsidR="00F02E71" w:rsidP="00F02E71" w:rsidRDefault="00397463" w14:paraId="7498F9ED" w14:textId="2C29E67F">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lang w:val="vi-VN"/>
              </w:rPr>
              <w:t>Khoảng tham chiếu</w:t>
            </w:r>
          </w:p>
        </w:tc>
        <w:tc>
          <w:tcPr>
            <w:tcW w:w="1719" w:type="dxa"/>
            <w:shd w:val="clear" w:color="auto" w:fill="D9D9D9" w:themeFill="background1" w:themeFillShade="D9"/>
          </w:tcPr>
          <w:p w:rsidRPr="00525771" w:rsidR="00F02E71" w:rsidP="00F02E71" w:rsidRDefault="00F02E71" w14:paraId="2BB8F016" w14:textId="77777777">
            <w:pPr>
              <w:pStyle w:val="ListParagraph"/>
              <w:tabs>
                <w:tab w:val="left" w:pos="851"/>
              </w:tabs>
              <w:spacing w:line="276" w:lineRule="auto"/>
              <w:ind w:left="0"/>
              <w:jc w:val="both"/>
              <w:rPr>
                <w:rFonts w:ascii="Times New Roman" w:hAnsi="Times New Roman" w:cs="Times New Roman"/>
                <w:sz w:val="24"/>
                <w:szCs w:val="24"/>
              </w:rPr>
            </w:pPr>
          </w:p>
        </w:tc>
        <w:tc>
          <w:tcPr>
            <w:tcW w:w="1075" w:type="dxa"/>
          </w:tcPr>
          <w:p w:rsidRPr="00525771" w:rsidR="00F02E71" w:rsidP="00F02E71" w:rsidRDefault="00F02E71" w14:paraId="70DF408D" w14:textId="77777777">
            <w:pPr>
              <w:pStyle w:val="ListParagraph"/>
              <w:tabs>
                <w:tab w:val="left" w:pos="851"/>
              </w:tabs>
              <w:spacing w:line="276" w:lineRule="auto"/>
              <w:ind w:left="0"/>
              <w:jc w:val="both"/>
              <w:rPr>
                <w:rFonts w:ascii="Times New Roman" w:hAnsi="Times New Roman" w:cs="Times New Roman"/>
                <w:sz w:val="24"/>
                <w:szCs w:val="24"/>
              </w:rPr>
            </w:pPr>
          </w:p>
        </w:tc>
        <w:tc>
          <w:tcPr>
            <w:tcW w:w="2148" w:type="dxa"/>
          </w:tcPr>
          <w:p w:rsidRPr="00525771" w:rsidR="00F02E71" w:rsidP="00F02E71" w:rsidRDefault="00397463" w14:paraId="3FBC42C8" w14:textId="07FC4B11">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lang w:val="vi-VN"/>
              </w:rPr>
              <w:t>Khoảng tham chiếu</w:t>
            </w:r>
          </w:p>
        </w:tc>
      </w:tr>
      <w:tr w:rsidR="00B92062" w:rsidTr="185103E2" w14:paraId="5E5696F6" w14:textId="77777777">
        <w:tc>
          <w:tcPr>
            <w:tcW w:w="1412" w:type="dxa"/>
            <w:shd w:val="clear" w:color="auto" w:fill="D9D9D9" w:themeFill="background1" w:themeFillShade="D9"/>
          </w:tcPr>
          <w:p w:rsidRPr="00525771" w:rsidR="00611070" w:rsidP="00F02E71" w:rsidRDefault="00611070" w14:paraId="7CDFF6C4" w14:textId="5781DD20">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Glucose</w:t>
            </w:r>
          </w:p>
        </w:tc>
        <w:tc>
          <w:tcPr>
            <w:tcW w:w="1276" w:type="dxa"/>
          </w:tcPr>
          <w:p w:rsidRPr="00525771" w:rsidR="00611070" w:rsidP="00F02E71" w:rsidRDefault="55187C15" w14:paraId="370AB9F6" w14:textId="3955A969">
            <w:pPr>
              <w:pStyle w:val="ListParagraph"/>
              <w:tabs>
                <w:tab w:val="left" w:pos="851"/>
              </w:tabs>
              <w:spacing w:line="276" w:lineRule="auto"/>
              <w:ind w:left="0"/>
              <w:jc w:val="both"/>
              <w:rPr>
                <w:rFonts w:ascii="Times New Roman" w:hAnsi="Times New Roman" w:cs="Times New Roman"/>
                <w:b/>
                <w:sz w:val="24"/>
                <w:szCs w:val="24"/>
              </w:rPr>
            </w:pPr>
            <w:r w:rsidRPr="7CA1D499">
              <w:rPr>
                <w:rFonts w:ascii="Times New Roman" w:hAnsi="Times New Roman" w:cs="Times New Roman"/>
                <w:b/>
                <w:sz w:val="24"/>
                <w:szCs w:val="24"/>
              </w:rPr>
              <w:t>196</w:t>
            </w:r>
          </w:p>
        </w:tc>
        <w:tc>
          <w:tcPr>
            <w:tcW w:w="2309" w:type="dxa"/>
          </w:tcPr>
          <w:p w:rsidRPr="00525771" w:rsidR="00611070" w:rsidP="00F02E71" w:rsidRDefault="00140E59" w14:paraId="318CD67A" w14:textId="3DA99E0A">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70-115 mg/dL</w:t>
            </w:r>
          </w:p>
        </w:tc>
        <w:tc>
          <w:tcPr>
            <w:tcW w:w="1719" w:type="dxa"/>
            <w:shd w:val="clear" w:color="auto" w:fill="D9D9D9" w:themeFill="background1" w:themeFillShade="D9"/>
          </w:tcPr>
          <w:p w:rsidRPr="00525771" w:rsidR="00611070" w:rsidP="00F02E71" w:rsidRDefault="00651E32" w14:paraId="030CE46F" w14:textId="3F09422C">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Natri</w:t>
            </w:r>
          </w:p>
        </w:tc>
        <w:tc>
          <w:tcPr>
            <w:tcW w:w="1075" w:type="dxa"/>
          </w:tcPr>
          <w:p w:rsidRPr="00525771" w:rsidR="00611070" w:rsidP="00F02E71" w:rsidRDefault="5CB821D9" w14:paraId="20A42F32" w14:textId="33FB527E">
            <w:pPr>
              <w:pStyle w:val="ListParagraph"/>
              <w:tabs>
                <w:tab w:val="left" w:pos="851"/>
              </w:tabs>
              <w:spacing w:line="276" w:lineRule="auto"/>
              <w:ind w:left="0"/>
              <w:jc w:val="both"/>
              <w:rPr>
                <w:rFonts w:ascii="Times New Roman" w:hAnsi="Times New Roman" w:cs="Times New Roman"/>
                <w:b/>
                <w:sz w:val="24"/>
                <w:szCs w:val="24"/>
              </w:rPr>
            </w:pPr>
            <w:r w:rsidRPr="7CA1D499">
              <w:rPr>
                <w:rFonts w:ascii="Times New Roman" w:hAnsi="Times New Roman" w:cs="Times New Roman"/>
                <w:b/>
                <w:sz w:val="24"/>
                <w:szCs w:val="24"/>
              </w:rPr>
              <w:t>134</w:t>
            </w:r>
          </w:p>
        </w:tc>
        <w:tc>
          <w:tcPr>
            <w:tcW w:w="2148" w:type="dxa"/>
          </w:tcPr>
          <w:p w:rsidRPr="00525771" w:rsidR="00611070" w:rsidP="00F02E71" w:rsidRDefault="003B7ACD" w14:paraId="55B365D6" w14:textId="404B2CB0">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136-146 mmol/L</w:t>
            </w:r>
          </w:p>
        </w:tc>
      </w:tr>
      <w:tr w:rsidR="00F02E71" w:rsidTr="185103E2" w14:paraId="336220B7" w14:textId="77777777">
        <w:tc>
          <w:tcPr>
            <w:tcW w:w="1412" w:type="dxa"/>
            <w:shd w:val="clear" w:color="auto" w:fill="D9D9D9" w:themeFill="background1" w:themeFillShade="D9"/>
          </w:tcPr>
          <w:p w:rsidRPr="00525771" w:rsidR="00F02E71" w:rsidP="00F02E71" w:rsidRDefault="00F54E38" w14:paraId="178416EB" w14:textId="36DEC0D0">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Ure</w:t>
            </w:r>
          </w:p>
        </w:tc>
        <w:tc>
          <w:tcPr>
            <w:tcW w:w="1276" w:type="dxa"/>
          </w:tcPr>
          <w:p w:rsidRPr="00525771" w:rsidR="00F02E71" w:rsidP="185103E2" w:rsidRDefault="185103E2" w14:paraId="416FFB94" w14:textId="30D2AE4D">
            <w:pPr>
              <w:pStyle w:val="ListParagraph"/>
              <w:tabs>
                <w:tab w:val="left" w:pos="851"/>
              </w:tabs>
              <w:spacing w:line="276" w:lineRule="auto"/>
              <w:ind w:left="0"/>
              <w:jc w:val="both"/>
              <w:rPr>
                <w:rFonts w:ascii="Times New Roman" w:hAnsi="Times New Roman" w:cs="Times New Roman"/>
                <w:i/>
                <w:sz w:val="24"/>
                <w:szCs w:val="24"/>
              </w:rPr>
            </w:pPr>
            <w:r w:rsidRPr="7CA1D499">
              <w:rPr>
                <w:rFonts w:ascii="Times New Roman" w:hAnsi="Times New Roman" w:cs="Times New Roman"/>
                <w:i/>
                <w:sz w:val="24"/>
                <w:szCs w:val="24"/>
              </w:rPr>
              <w:t>32,96</w:t>
            </w:r>
          </w:p>
        </w:tc>
        <w:tc>
          <w:tcPr>
            <w:tcW w:w="2309" w:type="dxa"/>
          </w:tcPr>
          <w:p w:rsidRPr="00525771" w:rsidR="00F02E71" w:rsidP="00F02E71" w:rsidRDefault="003F18BB" w14:paraId="00133E2D" w14:textId="2D558B55">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10.2-49.7 mg/dL</w:t>
            </w:r>
          </w:p>
        </w:tc>
        <w:tc>
          <w:tcPr>
            <w:tcW w:w="1719" w:type="dxa"/>
            <w:shd w:val="clear" w:color="auto" w:fill="D9D9D9" w:themeFill="background1" w:themeFillShade="D9"/>
          </w:tcPr>
          <w:p w:rsidRPr="00525771" w:rsidR="00F02E71" w:rsidP="00F02E71" w:rsidRDefault="00651E32" w14:paraId="7D44FCEA" w14:textId="12AA7175">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Kali</w:t>
            </w:r>
          </w:p>
        </w:tc>
        <w:tc>
          <w:tcPr>
            <w:tcW w:w="1075" w:type="dxa"/>
          </w:tcPr>
          <w:p w:rsidRPr="00525771" w:rsidR="00F02E71" w:rsidP="00F02E71" w:rsidRDefault="0CDDA715" w14:paraId="5AA7A288" w14:textId="46348A72">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4.07</w:t>
            </w:r>
          </w:p>
        </w:tc>
        <w:tc>
          <w:tcPr>
            <w:tcW w:w="2148" w:type="dxa"/>
          </w:tcPr>
          <w:p w:rsidRPr="00525771" w:rsidR="00F02E71" w:rsidP="00F02E71" w:rsidRDefault="00C4142D" w14:paraId="6C1316E4" w14:textId="3FA1377B">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3.4-5.1 mmol/L</w:t>
            </w:r>
          </w:p>
        </w:tc>
      </w:tr>
      <w:tr w:rsidR="00F02E71" w:rsidTr="185103E2" w14:paraId="1BDB089A" w14:textId="77777777">
        <w:tc>
          <w:tcPr>
            <w:tcW w:w="1412" w:type="dxa"/>
            <w:shd w:val="clear" w:color="auto" w:fill="D9D9D9" w:themeFill="background1" w:themeFillShade="D9"/>
          </w:tcPr>
          <w:p w:rsidRPr="00525771" w:rsidR="00F02E71" w:rsidP="00F02E71" w:rsidRDefault="00F54E38" w14:paraId="568DD7EF" w14:textId="6EF2246C">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Creatinine</w:t>
            </w:r>
          </w:p>
        </w:tc>
        <w:tc>
          <w:tcPr>
            <w:tcW w:w="1276" w:type="dxa"/>
          </w:tcPr>
          <w:p w:rsidRPr="00525771" w:rsidR="00F02E71" w:rsidP="00F02E71" w:rsidRDefault="185103E2" w14:paraId="1AA1C24B" w14:textId="5B4FAC87">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0.74</w:t>
            </w:r>
          </w:p>
        </w:tc>
        <w:tc>
          <w:tcPr>
            <w:tcW w:w="2309" w:type="dxa"/>
          </w:tcPr>
          <w:p w:rsidRPr="00525771" w:rsidR="00F02E71" w:rsidP="00F02E71" w:rsidRDefault="004D693D" w14:paraId="4AA78240" w14:textId="4DEC4B13">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0.72-1.18 mg/dL</w:t>
            </w:r>
          </w:p>
        </w:tc>
        <w:tc>
          <w:tcPr>
            <w:tcW w:w="1719" w:type="dxa"/>
            <w:shd w:val="clear" w:color="auto" w:fill="D9D9D9" w:themeFill="background1" w:themeFillShade="D9"/>
          </w:tcPr>
          <w:p w:rsidRPr="00525771" w:rsidR="00F02E71" w:rsidP="00F02E71" w:rsidRDefault="00651E32" w14:paraId="173CA446" w14:textId="13BF873E">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Clo</w:t>
            </w:r>
          </w:p>
        </w:tc>
        <w:tc>
          <w:tcPr>
            <w:tcW w:w="1075" w:type="dxa"/>
          </w:tcPr>
          <w:p w:rsidRPr="00525771" w:rsidR="00F02E71" w:rsidP="00F02E71" w:rsidRDefault="185103E2" w14:paraId="0C76CECD" w14:textId="57FA3775">
            <w:pPr>
              <w:pStyle w:val="ListParagraph"/>
              <w:tabs>
                <w:tab w:val="left" w:pos="851"/>
              </w:tabs>
              <w:spacing w:line="276" w:lineRule="auto"/>
              <w:ind w:left="0"/>
              <w:jc w:val="both"/>
              <w:rPr>
                <w:rFonts w:ascii="Times New Roman" w:hAnsi="Times New Roman" w:cs="Times New Roman"/>
                <w:b/>
                <w:sz w:val="24"/>
                <w:szCs w:val="24"/>
              </w:rPr>
            </w:pPr>
            <w:r w:rsidRPr="7CA1D499">
              <w:rPr>
                <w:rFonts w:ascii="Times New Roman" w:hAnsi="Times New Roman" w:cs="Times New Roman"/>
                <w:b/>
                <w:sz w:val="24"/>
                <w:szCs w:val="24"/>
              </w:rPr>
              <w:t>96</w:t>
            </w:r>
          </w:p>
        </w:tc>
        <w:tc>
          <w:tcPr>
            <w:tcW w:w="2148" w:type="dxa"/>
          </w:tcPr>
          <w:p w:rsidRPr="00525771" w:rsidR="00F02E71" w:rsidP="00F02E71" w:rsidRDefault="009A50A3" w14:paraId="44E838E2" w14:textId="2CF765D5">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98-109 mmol/L</w:t>
            </w:r>
          </w:p>
        </w:tc>
      </w:tr>
      <w:tr w:rsidR="00F02E71" w:rsidTr="185103E2" w14:paraId="1253A8B7" w14:textId="77777777">
        <w:tc>
          <w:tcPr>
            <w:tcW w:w="1412" w:type="dxa"/>
            <w:shd w:val="clear" w:color="auto" w:fill="D9D9D9" w:themeFill="background1" w:themeFillShade="D9"/>
          </w:tcPr>
          <w:p w:rsidRPr="00525771" w:rsidR="00F02E71" w:rsidP="00F02E71" w:rsidRDefault="00F54E38" w14:paraId="3CE5AEE6" w14:textId="362A908E">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eGFR</w:t>
            </w:r>
            <w:r w:rsidRPr="00525771" w:rsidR="00F113B4">
              <w:rPr>
                <w:rFonts w:ascii="Times New Roman" w:hAnsi="Times New Roman" w:cs="Times New Roman"/>
                <w:sz w:val="24"/>
                <w:szCs w:val="24"/>
              </w:rPr>
              <w:t xml:space="preserve"> </w:t>
            </w:r>
          </w:p>
        </w:tc>
        <w:tc>
          <w:tcPr>
            <w:tcW w:w="1276" w:type="dxa"/>
          </w:tcPr>
          <w:p w:rsidRPr="00525771" w:rsidR="00F02E71" w:rsidP="00F02E71" w:rsidRDefault="185103E2" w14:paraId="527374D0" w14:textId="18F329FB">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79</w:t>
            </w:r>
          </w:p>
        </w:tc>
        <w:tc>
          <w:tcPr>
            <w:tcW w:w="2309" w:type="dxa"/>
          </w:tcPr>
          <w:p w:rsidRPr="00525771" w:rsidR="00F02E71" w:rsidP="00F02E71" w:rsidRDefault="0042712A" w14:paraId="32551F70" w14:textId="13F70DDF">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&gt;= 60 ml/p/1.73m2</w:t>
            </w:r>
          </w:p>
        </w:tc>
        <w:tc>
          <w:tcPr>
            <w:tcW w:w="1719" w:type="dxa"/>
            <w:shd w:val="clear" w:color="auto" w:fill="D9D9D9" w:themeFill="background1" w:themeFillShade="D9"/>
          </w:tcPr>
          <w:p w:rsidRPr="00525771" w:rsidR="00F02E71" w:rsidP="00F02E71" w:rsidRDefault="00651E32" w14:paraId="06A3D74B" w14:textId="2C13ACF2">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Calci TP</w:t>
            </w:r>
          </w:p>
        </w:tc>
        <w:tc>
          <w:tcPr>
            <w:tcW w:w="1075" w:type="dxa"/>
          </w:tcPr>
          <w:p w:rsidRPr="00525771" w:rsidR="00F02E71" w:rsidP="00F02E71" w:rsidRDefault="0CDDA715" w14:paraId="56871649" w14:textId="79CD4C73">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2.44</w:t>
            </w:r>
          </w:p>
        </w:tc>
        <w:tc>
          <w:tcPr>
            <w:tcW w:w="2148" w:type="dxa"/>
          </w:tcPr>
          <w:p w:rsidRPr="00525771" w:rsidR="00F02E71" w:rsidP="00F02E71" w:rsidRDefault="009A50A3" w14:paraId="176ED7A6" w14:textId="189292F3">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2.10-2.55 mmol/L</w:t>
            </w:r>
          </w:p>
        </w:tc>
      </w:tr>
      <w:tr w:rsidR="00F02E71" w:rsidTr="185103E2" w14:paraId="4B5A3F49" w14:textId="77777777">
        <w:tc>
          <w:tcPr>
            <w:tcW w:w="1412" w:type="dxa"/>
            <w:shd w:val="clear" w:color="auto" w:fill="D9D9D9" w:themeFill="background1" w:themeFillShade="D9"/>
          </w:tcPr>
          <w:p w:rsidRPr="00525771" w:rsidR="00F02E71" w:rsidP="00F02E71" w:rsidRDefault="00E80125" w14:paraId="2E7C2ACE" w14:textId="7BFC4BD9">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AST</w:t>
            </w:r>
          </w:p>
        </w:tc>
        <w:tc>
          <w:tcPr>
            <w:tcW w:w="1276" w:type="dxa"/>
          </w:tcPr>
          <w:p w:rsidRPr="00525771" w:rsidR="00F02E71" w:rsidP="185103E2" w:rsidRDefault="185103E2" w14:paraId="6C82EEC2" w14:textId="2AE30CF2">
            <w:pPr>
              <w:pStyle w:val="ListParagraph"/>
              <w:tabs>
                <w:tab w:val="left" w:pos="851"/>
              </w:tabs>
              <w:spacing w:line="276" w:lineRule="auto"/>
              <w:ind w:left="0"/>
              <w:jc w:val="both"/>
              <w:rPr>
                <w:rFonts w:ascii="Times New Roman" w:hAnsi="Times New Roman" w:cs="Times New Roman"/>
                <w:i/>
                <w:sz w:val="24"/>
                <w:szCs w:val="24"/>
              </w:rPr>
            </w:pPr>
            <w:r w:rsidRPr="7CA1D499">
              <w:rPr>
                <w:rFonts w:ascii="Times New Roman" w:hAnsi="Times New Roman" w:cs="Times New Roman"/>
                <w:i/>
                <w:sz w:val="24"/>
                <w:szCs w:val="24"/>
              </w:rPr>
              <w:t>23</w:t>
            </w:r>
          </w:p>
        </w:tc>
        <w:tc>
          <w:tcPr>
            <w:tcW w:w="2309" w:type="dxa"/>
          </w:tcPr>
          <w:p w:rsidRPr="00525771" w:rsidR="00F02E71" w:rsidP="00F02E71" w:rsidRDefault="0042712A" w14:paraId="760E8514" w14:textId="47500FD6">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&lt; 40 U/L</w:t>
            </w:r>
          </w:p>
        </w:tc>
        <w:tc>
          <w:tcPr>
            <w:tcW w:w="1719" w:type="dxa"/>
            <w:shd w:val="clear" w:color="auto" w:fill="D9D9D9" w:themeFill="background1" w:themeFillShade="D9"/>
          </w:tcPr>
          <w:p w:rsidRPr="00525771" w:rsidR="00F02E71" w:rsidP="00F02E71" w:rsidRDefault="00B67448" w14:paraId="2614532B" w14:textId="6996B461">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Cholesterol</w:t>
            </w:r>
          </w:p>
        </w:tc>
        <w:tc>
          <w:tcPr>
            <w:tcW w:w="1075" w:type="dxa"/>
          </w:tcPr>
          <w:p w:rsidRPr="00525771" w:rsidR="00F02E71" w:rsidP="185103E2" w:rsidRDefault="1680E833" w14:paraId="74C758AF" w14:textId="5DDC0E37">
            <w:pPr>
              <w:pStyle w:val="ListParagraph"/>
              <w:tabs>
                <w:tab w:val="left" w:pos="851"/>
              </w:tabs>
              <w:spacing w:line="276" w:lineRule="auto"/>
              <w:ind w:left="0"/>
              <w:jc w:val="both"/>
              <w:rPr>
                <w:rFonts w:ascii="Times New Roman" w:hAnsi="Times New Roman" w:cs="Times New Roman"/>
                <w:sz w:val="24"/>
                <w:szCs w:val="24"/>
              </w:rPr>
            </w:pPr>
            <w:r w:rsidRPr="7CA1D499">
              <w:rPr>
                <w:rFonts w:ascii="Times New Roman" w:hAnsi="Times New Roman" w:cs="Times New Roman"/>
                <w:sz w:val="24"/>
                <w:szCs w:val="24"/>
              </w:rPr>
              <w:t>166</w:t>
            </w:r>
          </w:p>
        </w:tc>
        <w:tc>
          <w:tcPr>
            <w:tcW w:w="2148" w:type="dxa"/>
          </w:tcPr>
          <w:p w:rsidRPr="00525771" w:rsidR="00F02E71" w:rsidP="00F02E71" w:rsidRDefault="006A1EBA" w14:paraId="1EA21708" w14:textId="331AB163">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150- 200 mg/dL</w:t>
            </w:r>
          </w:p>
        </w:tc>
      </w:tr>
      <w:tr w:rsidR="00F02E71" w:rsidTr="185103E2" w14:paraId="7E14487C" w14:textId="77777777">
        <w:tc>
          <w:tcPr>
            <w:tcW w:w="1412" w:type="dxa"/>
            <w:shd w:val="clear" w:color="auto" w:fill="D9D9D9" w:themeFill="background1" w:themeFillShade="D9"/>
          </w:tcPr>
          <w:p w:rsidRPr="00525771" w:rsidR="00F02E71" w:rsidP="00F02E71" w:rsidRDefault="00E80125" w14:paraId="603AA1E5" w14:textId="5647AC82">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ALT</w:t>
            </w:r>
          </w:p>
        </w:tc>
        <w:tc>
          <w:tcPr>
            <w:tcW w:w="1276" w:type="dxa"/>
          </w:tcPr>
          <w:p w:rsidRPr="00525771" w:rsidR="00F02E71" w:rsidP="185103E2" w:rsidRDefault="185103E2" w14:paraId="4461A7E1" w14:textId="0DEEE942">
            <w:pPr>
              <w:pStyle w:val="ListParagraph"/>
              <w:tabs>
                <w:tab w:val="left" w:pos="851"/>
              </w:tabs>
              <w:spacing w:line="276" w:lineRule="auto"/>
              <w:ind w:left="0"/>
              <w:jc w:val="both"/>
              <w:rPr>
                <w:rFonts w:ascii="Times New Roman" w:hAnsi="Times New Roman" w:cs="Times New Roman"/>
                <w:i/>
                <w:sz w:val="24"/>
                <w:szCs w:val="24"/>
              </w:rPr>
            </w:pPr>
            <w:r w:rsidRPr="7CA1D499">
              <w:rPr>
                <w:rFonts w:ascii="Times New Roman" w:hAnsi="Times New Roman" w:cs="Times New Roman"/>
                <w:i/>
                <w:sz w:val="24"/>
                <w:szCs w:val="24"/>
              </w:rPr>
              <w:t>23</w:t>
            </w:r>
          </w:p>
        </w:tc>
        <w:tc>
          <w:tcPr>
            <w:tcW w:w="2309" w:type="dxa"/>
          </w:tcPr>
          <w:p w:rsidRPr="00525771" w:rsidR="00F02E71" w:rsidP="00F02E71" w:rsidRDefault="0042712A" w14:paraId="71724CD6" w14:textId="29A1B85B">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&lt; 41 U/L</w:t>
            </w:r>
          </w:p>
        </w:tc>
        <w:tc>
          <w:tcPr>
            <w:tcW w:w="1719" w:type="dxa"/>
            <w:shd w:val="clear" w:color="auto" w:fill="D9D9D9" w:themeFill="background1" w:themeFillShade="D9"/>
          </w:tcPr>
          <w:p w:rsidRPr="00525771" w:rsidR="00F02E71" w:rsidP="00F02E71" w:rsidRDefault="00B67448" w14:paraId="48FA8F60" w14:textId="0EFF75DC">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HDL-C</w:t>
            </w:r>
          </w:p>
        </w:tc>
        <w:tc>
          <w:tcPr>
            <w:tcW w:w="1075" w:type="dxa"/>
          </w:tcPr>
          <w:p w:rsidRPr="00525771" w:rsidR="00F02E71" w:rsidP="185103E2" w:rsidRDefault="00F02E71" w14:paraId="4F5B236D" w14:textId="0821000E">
            <w:pPr>
              <w:pStyle w:val="ListParagraph"/>
              <w:tabs>
                <w:tab w:val="left" w:pos="851"/>
              </w:tabs>
              <w:spacing w:line="276" w:lineRule="auto"/>
              <w:ind w:left="0"/>
              <w:jc w:val="both"/>
              <w:rPr>
                <w:rFonts w:ascii="Times New Roman" w:hAnsi="Times New Roman" w:cs="Times New Roman"/>
                <w:b/>
                <w:i/>
                <w:sz w:val="24"/>
                <w:szCs w:val="24"/>
              </w:rPr>
            </w:pPr>
          </w:p>
        </w:tc>
        <w:tc>
          <w:tcPr>
            <w:tcW w:w="2148" w:type="dxa"/>
          </w:tcPr>
          <w:p w:rsidRPr="00525771" w:rsidR="00F02E71" w:rsidP="00F02E71" w:rsidRDefault="009A6038" w14:paraId="766AE65C" w14:textId="7D1D8ED0">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&gt; 35</w:t>
            </w:r>
            <w:r w:rsidRPr="00525771" w:rsidR="001354BB">
              <w:rPr>
                <w:rFonts w:ascii="Times New Roman" w:hAnsi="Times New Roman" w:cs="Times New Roman"/>
                <w:sz w:val="24"/>
                <w:szCs w:val="24"/>
              </w:rPr>
              <w:t xml:space="preserve"> mg/dL</w:t>
            </w:r>
          </w:p>
        </w:tc>
      </w:tr>
      <w:tr w:rsidR="0042712A" w:rsidTr="185103E2" w14:paraId="24FACB58" w14:textId="77777777">
        <w:tc>
          <w:tcPr>
            <w:tcW w:w="1412" w:type="dxa"/>
            <w:shd w:val="clear" w:color="auto" w:fill="D9D9D9" w:themeFill="background1" w:themeFillShade="D9"/>
          </w:tcPr>
          <w:p w:rsidRPr="00525771" w:rsidR="00C250F0" w:rsidP="00F02E71" w:rsidRDefault="00C250F0" w14:paraId="633C53D8" w14:textId="5ACC036E">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CRP</w:t>
            </w:r>
          </w:p>
        </w:tc>
        <w:tc>
          <w:tcPr>
            <w:tcW w:w="1276" w:type="dxa"/>
          </w:tcPr>
          <w:p w:rsidRPr="00FA3F29" w:rsidR="00C250F0" w:rsidP="185103E2" w:rsidRDefault="185103E2" w14:paraId="1C697D95" w14:textId="76131D48">
            <w:pPr>
              <w:pStyle w:val="ListParagraph"/>
              <w:tabs>
                <w:tab w:val="left" w:pos="851"/>
              </w:tabs>
              <w:spacing w:line="276" w:lineRule="auto"/>
              <w:ind w:left="0"/>
              <w:jc w:val="both"/>
            </w:pPr>
            <w:r w:rsidRPr="00525771">
              <w:rPr>
                <w:rFonts w:ascii="Times New Roman" w:hAnsi="Times New Roman" w:cs="Times New Roman"/>
                <w:sz w:val="24"/>
                <w:szCs w:val="24"/>
              </w:rPr>
              <w:t>3</w:t>
            </w:r>
          </w:p>
        </w:tc>
        <w:tc>
          <w:tcPr>
            <w:tcW w:w="2309" w:type="dxa"/>
          </w:tcPr>
          <w:p w:rsidRPr="00525771" w:rsidR="00C250F0" w:rsidP="00F02E71" w:rsidRDefault="007A089C" w14:paraId="16037720" w14:textId="7AD1AB73">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&lt; 5 mg/L</w:t>
            </w:r>
          </w:p>
        </w:tc>
        <w:tc>
          <w:tcPr>
            <w:tcW w:w="1719" w:type="dxa"/>
            <w:shd w:val="clear" w:color="auto" w:fill="D9D9D9" w:themeFill="background1" w:themeFillShade="D9"/>
          </w:tcPr>
          <w:p w:rsidRPr="00525771" w:rsidR="00C250F0" w:rsidP="00F02E71" w:rsidRDefault="00B67448" w14:paraId="1DFDD0BB" w14:textId="16433E8E">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Non HDL-C</w:t>
            </w:r>
          </w:p>
        </w:tc>
        <w:tc>
          <w:tcPr>
            <w:tcW w:w="1075" w:type="dxa"/>
          </w:tcPr>
          <w:p w:rsidRPr="00525771" w:rsidR="00C250F0" w:rsidP="00F02E71" w:rsidRDefault="00C250F0" w14:paraId="2D3D6210" w14:textId="54589714">
            <w:pPr>
              <w:pStyle w:val="ListParagraph"/>
              <w:tabs>
                <w:tab w:val="left" w:pos="851"/>
              </w:tabs>
              <w:spacing w:line="276" w:lineRule="auto"/>
              <w:ind w:left="0"/>
              <w:jc w:val="both"/>
              <w:rPr>
                <w:rFonts w:ascii="Times New Roman" w:hAnsi="Times New Roman" w:cs="Times New Roman"/>
                <w:sz w:val="24"/>
                <w:szCs w:val="24"/>
              </w:rPr>
            </w:pPr>
          </w:p>
        </w:tc>
        <w:tc>
          <w:tcPr>
            <w:tcW w:w="2148" w:type="dxa"/>
          </w:tcPr>
          <w:p w:rsidRPr="00525771" w:rsidR="00C250F0" w:rsidP="00F02E71" w:rsidRDefault="001354BB" w14:paraId="26E7C845" w14:textId="48B8A279">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mg/dL</w:t>
            </w:r>
          </w:p>
        </w:tc>
      </w:tr>
      <w:tr w:rsidR="0042712A" w:rsidTr="185103E2" w14:paraId="74B83C62" w14:textId="77777777">
        <w:tc>
          <w:tcPr>
            <w:tcW w:w="1412" w:type="dxa"/>
            <w:shd w:val="clear" w:color="auto" w:fill="D9D9D9" w:themeFill="background1" w:themeFillShade="D9"/>
          </w:tcPr>
          <w:p w:rsidRPr="00525771" w:rsidR="00C250F0" w:rsidP="00F02E71" w:rsidRDefault="00754423" w14:paraId="12601F44" w14:textId="7968556E">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TSH</w:t>
            </w:r>
          </w:p>
        </w:tc>
        <w:tc>
          <w:tcPr>
            <w:tcW w:w="1276" w:type="dxa"/>
          </w:tcPr>
          <w:p w:rsidRPr="00525771" w:rsidR="00C250F0" w:rsidP="00F02E71" w:rsidRDefault="185103E2" w14:paraId="0C9C2E73" w14:textId="122E8E6B">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0.32</w:t>
            </w:r>
          </w:p>
        </w:tc>
        <w:tc>
          <w:tcPr>
            <w:tcW w:w="2309" w:type="dxa"/>
          </w:tcPr>
          <w:p w:rsidRPr="00525771" w:rsidR="00C250F0" w:rsidP="00F02E71" w:rsidRDefault="00350F3B" w14:paraId="5EAEB4D6" w14:textId="5B0E9442">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0.34-4.22 mIU/L</w:t>
            </w:r>
          </w:p>
        </w:tc>
        <w:tc>
          <w:tcPr>
            <w:tcW w:w="1719" w:type="dxa"/>
            <w:shd w:val="clear" w:color="auto" w:fill="D9D9D9" w:themeFill="background1" w:themeFillShade="D9"/>
          </w:tcPr>
          <w:p w:rsidRPr="00525771" w:rsidR="00C250F0" w:rsidP="00F02E71" w:rsidRDefault="00B67448" w14:paraId="6F5C6562" w14:textId="62DF7BDD">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LDL-C</w:t>
            </w:r>
          </w:p>
        </w:tc>
        <w:tc>
          <w:tcPr>
            <w:tcW w:w="1075" w:type="dxa"/>
          </w:tcPr>
          <w:p w:rsidRPr="00525771" w:rsidR="00C250F0" w:rsidP="00F02E71" w:rsidRDefault="185103E2" w14:paraId="46AA532B" w14:textId="14E0B2C1">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128</w:t>
            </w:r>
          </w:p>
        </w:tc>
        <w:tc>
          <w:tcPr>
            <w:tcW w:w="2148" w:type="dxa"/>
          </w:tcPr>
          <w:p w:rsidRPr="00525771" w:rsidR="00C250F0" w:rsidP="00F02E71" w:rsidRDefault="001354BB" w14:paraId="0F456820" w14:textId="4B143BAD">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&lt; 131 mg/dL</w:t>
            </w:r>
          </w:p>
        </w:tc>
      </w:tr>
      <w:tr w:rsidR="005E15A1" w:rsidTr="185103E2" w14:paraId="274962B7" w14:textId="77777777">
        <w:tc>
          <w:tcPr>
            <w:tcW w:w="1412" w:type="dxa"/>
            <w:shd w:val="clear" w:color="auto" w:fill="D9D9D9" w:themeFill="background1" w:themeFillShade="D9"/>
          </w:tcPr>
          <w:p w:rsidRPr="00525771" w:rsidR="00B67448" w:rsidP="00F02E71" w:rsidRDefault="2AE57AF4" w14:paraId="03329BDD" w14:textId="07775E3C">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FT4</w:t>
            </w:r>
          </w:p>
        </w:tc>
        <w:tc>
          <w:tcPr>
            <w:tcW w:w="1276" w:type="dxa"/>
          </w:tcPr>
          <w:p w:rsidRPr="00525771" w:rsidR="00B67448" w:rsidP="00F02E71" w:rsidRDefault="185103E2" w14:paraId="47922A6D" w14:textId="02EEF0B6">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14.31</w:t>
            </w:r>
          </w:p>
        </w:tc>
        <w:tc>
          <w:tcPr>
            <w:tcW w:w="2309" w:type="dxa"/>
          </w:tcPr>
          <w:p w:rsidRPr="00FA3F29" w:rsidR="00B67448" w:rsidP="185103E2" w:rsidRDefault="185103E2" w14:paraId="4D7279D5" w14:textId="1896E846">
            <w:pPr>
              <w:pStyle w:val="ListParagraph"/>
              <w:tabs>
                <w:tab w:val="left" w:pos="851"/>
              </w:tabs>
              <w:spacing w:line="276" w:lineRule="auto"/>
              <w:ind w:left="0"/>
              <w:jc w:val="both"/>
            </w:pPr>
            <w:r w:rsidRPr="00525771">
              <w:rPr>
                <w:rFonts w:ascii="Times New Roman" w:hAnsi="Times New Roman" w:cs="Times New Roman"/>
                <w:sz w:val="24"/>
                <w:szCs w:val="24"/>
              </w:rPr>
              <w:t>9.93-20.51 pmol/L</w:t>
            </w:r>
          </w:p>
        </w:tc>
        <w:tc>
          <w:tcPr>
            <w:tcW w:w="1719" w:type="dxa"/>
            <w:shd w:val="clear" w:color="auto" w:fill="D9D9D9" w:themeFill="background1" w:themeFillShade="D9"/>
          </w:tcPr>
          <w:p w:rsidRPr="00525771" w:rsidR="00B67448" w:rsidP="00F02E71" w:rsidRDefault="00B67448" w14:paraId="3BB8AFE1" w14:textId="27F459D7">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Triglyceride</w:t>
            </w:r>
          </w:p>
        </w:tc>
        <w:tc>
          <w:tcPr>
            <w:tcW w:w="1075" w:type="dxa"/>
          </w:tcPr>
          <w:p w:rsidRPr="00525771" w:rsidR="00B67448" w:rsidP="00F02E71" w:rsidRDefault="33F40DDB" w14:paraId="374019DD" w14:textId="65193777">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151</w:t>
            </w:r>
          </w:p>
        </w:tc>
        <w:tc>
          <w:tcPr>
            <w:tcW w:w="2148" w:type="dxa"/>
          </w:tcPr>
          <w:p w:rsidRPr="00525771" w:rsidR="00B67448" w:rsidP="00F02E71" w:rsidRDefault="001354BB" w14:paraId="312D05EF" w14:textId="27D984D9">
            <w:pPr>
              <w:pStyle w:val="ListParagraph"/>
              <w:tabs>
                <w:tab w:val="left" w:pos="851"/>
              </w:tabs>
              <w:spacing w:line="276" w:lineRule="auto"/>
              <w:ind w:left="0"/>
              <w:jc w:val="both"/>
              <w:rPr>
                <w:rFonts w:ascii="Times New Roman" w:hAnsi="Times New Roman" w:cs="Times New Roman"/>
                <w:sz w:val="24"/>
                <w:szCs w:val="24"/>
              </w:rPr>
            </w:pPr>
            <w:r w:rsidRPr="00525771">
              <w:rPr>
                <w:rFonts w:ascii="Times New Roman" w:hAnsi="Times New Roman" w:cs="Times New Roman"/>
                <w:sz w:val="24"/>
                <w:szCs w:val="24"/>
              </w:rPr>
              <w:t>40-166 mg/dL</w:t>
            </w:r>
          </w:p>
        </w:tc>
      </w:tr>
    </w:tbl>
    <w:p w:rsidRPr="00E2146C" w:rsidR="003A7B01" w:rsidP="00F02E71" w:rsidRDefault="00B3209F" w14:paraId="3AAD5BCA" w14:textId="61C3AF1D">
      <w:pPr>
        <w:pStyle w:val="ListParagraph"/>
        <w:tabs>
          <w:tab w:val="left" w:pos="851"/>
        </w:tabs>
        <w:spacing w:after="0" w:line="276" w:lineRule="auto"/>
        <w:ind w:left="851"/>
        <w:jc w:val="both"/>
        <w:rPr>
          <w:rFonts w:ascii="Times New Roman" w:hAnsi="Times New Roman" w:cs="Times New Roman"/>
          <w:sz w:val="24"/>
          <w:szCs w:val="24"/>
        </w:rPr>
      </w:pPr>
      <w:r>
        <w:rPr>
          <w:rFonts w:ascii="Times New Roman" w:hAnsi="Times New Roman" w:cs="Times New Roman"/>
          <w:sz w:val="24"/>
          <w:szCs w:val="24"/>
          <w:lang w:val="vi-VN"/>
        </w:rPr>
        <w:t>Glucose máu 10.9</w:t>
      </w:r>
      <w:r w:rsidRPr="7CB958F1" w:rsidR="162F1AA1">
        <w:rPr>
          <w:rFonts w:ascii="Times New Roman" w:hAnsi="Times New Roman" w:cs="Times New Roman"/>
          <w:sz w:val="24"/>
          <w:szCs w:val="24"/>
          <w:lang w:val="vi-VN"/>
        </w:rPr>
        <w:t xml:space="preserve"> mmol/L</w:t>
      </w:r>
    </w:p>
    <w:p w:rsidR="00B00FC7" w:rsidP="00F02E71" w:rsidRDefault="00D6299B" w14:paraId="087422EC" w14:textId="19A142A6">
      <w:pPr>
        <w:pStyle w:val="ListParagraph"/>
        <w:tabs>
          <w:tab w:val="left" w:pos="851"/>
        </w:tabs>
        <w:spacing w:after="0" w:line="276" w:lineRule="auto"/>
        <w:ind w:left="851"/>
        <w:jc w:val="both"/>
        <w:rPr>
          <w:rFonts w:ascii="Times New Roman" w:hAnsi="Times New Roman" w:cs="Times New Roman"/>
          <w:sz w:val="24"/>
          <w:szCs w:val="24"/>
          <w:lang w:val="vi-VN"/>
        </w:rPr>
      </w:pPr>
      <w:r>
        <w:rPr>
          <w:rFonts w:ascii="Times New Roman" w:hAnsi="Times New Roman" w:cs="Times New Roman"/>
          <w:sz w:val="24"/>
          <w:szCs w:val="24"/>
          <w:lang w:val="vi-VN"/>
        </w:rPr>
        <w:t>H</w:t>
      </w:r>
      <w:r>
        <w:rPr>
          <w:rFonts w:ascii="Times New Roman" w:hAnsi="Times New Roman" w:cs="Times New Roman"/>
          <w:sz w:val="24"/>
          <w:szCs w:val="24"/>
          <w:lang w:val="vi-VN"/>
        </w:rPr>
        <w:t>ạ</w:t>
      </w:r>
      <w:r>
        <w:rPr>
          <w:rFonts w:ascii="Times New Roman" w:hAnsi="Times New Roman" w:cs="Times New Roman"/>
          <w:sz w:val="24"/>
          <w:szCs w:val="24"/>
          <w:lang w:val="vi-VN"/>
        </w:rPr>
        <w:t xml:space="preserve"> Na và Cl </w:t>
      </w:r>
      <w:r>
        <w:rPr>
          <w:rFonts w:ascii="Times New Roman" w:hAnsi="Times New Roman" w:cs="Times New Roman"/>
          <w:sz w:val="24"/>
          <w:szCs w:val="24"/>
          <w:lang w:val="vi-VN"/>
        </w:rPr>
        <w:t xml:space="preserve">ít </w:t>
      </w:r>
      <w:r w:rsidR="0009634C">
        <w:rPr>
          <w:rFonts w:ascii="Times New Roman" w:hAnsi="Times New Roman" w:cs="Times New Roman"/>
          <w:sz w:val="24"/>
          <w:szCs w:val="24"/>
          <w:lang w:val="vi-VN"/>
        </w:rPr>
        <w:t xml:space="preserve">Hạ Na và Cl </w:t>
      </w:r>
    </w:p>
    <w:p w:rsidRPr="00B00FC7" w:rsidR="00B00FC7" w:rsidP="00F02E71" w:rsidRDefault="00B00FC7" w14:paraId="1A46B821" w14:textId="77777777">
      <w:pPr>
        <w:pStyle w:val="ListParagraph"/>
        <w:tabs>
          <w:tab w:val="left" w:pos="851"/>
        </w:tabs>
        <w:spacing w:after="0" w:line="276" w:lineRule="auto"/>
        <w:ind w:left="851"/>
        <w:jc w:val="both"/>
        <w:rPr>
          <w:rFonts w:ascii="Times New Roman" w:hAnsi="Times New Roman" w:cs="Times New Roman"/>
          <w:color w:val="FF0000"/>
          <w:sz w:val="24"/>
          <w:szCs w:val="24"/>
        </w:rPr>
      </w:pPr>
      <w:r w:rsidRPr="00B00FC7">
        <w:rPr>
          <w:rFonts w:ascii="Times New Roman" w:hAnsi="Times New Roman" w:cs="Times New Roman"/>
          <w:color w:val="FF0000"/>
          <w:sz w:val="24"/>
          <w:szCs w:val="24"/>
        </w:rPr>
        <w:t xml:space="preserve">ALTT máu= 2*134+32.96/6+ 196/18= 284.38 </w:t>
      </w:r>
    </w:p>
    <w:p w:rsidR="003829A7" w:rsidP="00F02E71" w:rsidRDefault="00B00FC7" w14:paraId="4F96914C" w14:textId="77777777">
      <w:pPr>
        <w:pStyle w:val="ListParagraph"/>
        <w:tabs>
          <w:tab w:val="left" w:pos="851"/>
        </w:tabs>
        <w:spacing w:after="0" w:line="276" w:lineRule="auto"/>
        <w:ind w:left="851"/>
        <w:jc w:val="both"/>
        <w:rPr>
          <w:rFonts w:ascii="Times New Roman" w:hAnsi="Times New Roman" w:cs="Times New Roman"/>
          <w:color w:val="FF0000"/>
          <w:sz w:val="24"/>
          <w:szCs w:val="24"/>
        </w:rPr>
      </w:pPr>
      <w:r w:rsidRPr="00B00FC7">
        <w:rPr>
          <w:rFonts w:ascii="Times New Roman" w:hAnsi="Times New Roman" w:cs="Times New Roman"/>
          <w:color w:val="FF0000"/>
          <w:sz w:val="24"/>
          <w:szCs w:val="24"/>
        </w:rPr>
        <w:t>Có tình trạng tăng áp lực thẩm thấu máu</w:t>
      </w:r>
    </w:p>
    <w:p w:rsidR="002F1DE3" w:rsidP="00F02E71" w:rsidRDefault="00B00FC7" w14:paraId="548AD39D" w14:textId="251C73E3">
      <w:pPr>
        <w:pStyle w:val="ListParagraph"/>
        <w:tabs>
          <w:tab w:val="left" w:pos="851"/>
        </w:tabs>
        <w:spacing w:after="0" w:line="276" w:lineRule="auto"/>
        <w:ind w:left="851"/>
        <w:jc w:val="both"/>
        <w:rPr>
          <w:rFonts w:ascii="Times New Roman" w:hAnsi="Times New Roman" w:cs="Times New Roman"/>
          <w:sz w:val="24"/>
          <w:szCs w:val="24"/>
          <w:lang w:val="vi-VN"/>
        </w:rPr>
      </w:pPr>
      <w:r>
        <w:rPr>
          <w:rFonts w:ascii="Times New Roman" w:hAnsi="Times New Roman" w:cs="Times New Roman"/>
          <w:sz w:val="24"/>
          <w:szCs w:val="24"/>
        </w:rPr>
        <w:t xml:space="preserve"> </w:t>
      </w:r>
      <w:r w:rsidR="002F1DE3">
        <w:rPr>
          <w:rFonts w:ascii="Times New Roman" w:hAnsi="Times New Roman" w:cs="Times New Roman"/>
          <w:sz w:val="24"/>
          <w:szCs w:val="24"/>
          <w:lang w:val="vi-VN"/>
        </w:rPr>
        <w:t>(ôn ó/tiêu chảy???)</w:t>
      </w:r>
    </w:p>
    <w:p w:rsidR="00B3209F" w:rsidP="00F02E71" w:rsidRDefault="00B7283D" w14:paraId="77D749E2" w14:textId="51284F68">
      <w:pPr>
        <w:pStyle w:val="ListParagraph"/>
        <w:tabs>
          <w:tab w:val="left" w:pos="851"/>
        </w:tabs>
        <w:spacing w:after="0" w:line="276" w:lineRule="auto"/>
        <w:ind w:left="851"/>
        <w:jc w:val="both"/>
        <w:rPr>
          <w:rFonts w:ascii="Times New Roman" w:hAnsi="Times New Roman" w:cs="Times New Roman"/>
          <w:sz w:val="24"/>
          <w:szCs w:val="24"/>
        </w:rPr>
      </w:pPr>
      <w:r>
        <w:rPr>
          <w:rFonts w:ascii="Times New Roman" w:hAnsi="Times New Roman" w:cs="Times New Roman"/>
          <w:sz w:val="24"/>
          <w:szCs w:val="24"/>
        </w:rPr>
        <w:t>mức độ nhẹ</w:t>
      </w:r>
    </w:p>
    <w:p w:rsidR="7CA1D499" w:rsidP="7CA1D499" w:rsidRDefault="7CA1D499" w14:paraId="6CFE7810" w14:textId="69012719">
      <w:pPr>
        <w:pStyle w:val="ListParagraph"/>
        <w:tabs>
          <w:tab w:val="left" w:pos="851"/>
        </w:tabs>
        <w:spacing w:after="0" w:line="276" w:lineRule="auto"/>
        <w:ind w:left="851"/>
        <w:jc w:val="both"/>
        <w:rPr>
          <w:rFonts w:ascii="Times New Roman" w:hAnsi="Times New Roman" w:cs="Times New Roman"/>
          <w:sz w:val="24"/>
          <w:szCs w:val="24"/>
        </w:rPr>
      </w:pPr>
      <w:r w:rsidRPr="7CA1D499">
        <w:rPr>
          <w:rFonts w:ascii="Times New Roman" w:hAnsi="Times New Roman" w:cs="Times New Roman"/>
          <w:sz w:val="24"/>
          <w:szCs w:val="24"/>
        </w:rPr>
        <w:t>ALTT máu= 2 Na+ ure+glucose= 2*134</w:t>
      </w:r>
      <w:r w:rsidRPr="2C2AF7B3" w:rsidR="2C2AF7B3">
        <w:rPr>
          <w:rFonts w:ascii="Times New Roman" w:hAnsi="Times New Roman" w:cs="Times New Roman"/>
          <w:sz w:val="24"/>
          <w:szCs w:val="24"/>
        </w:rPr>
        <w:t>+=284.38</w:t>
      </w:r>
      <w:r w:rsidRPr="7CB958F1" w:rsidR="2C2AF7B3">
        <w:rPr>
          <w:rFonts w:ascii="Times New Roman" w:hAnsi="Times New Roman" w:cs="Times New Roman"/>
          <w:sz w:val="24"/>
          <w:szCs w:val="24"/>
        </w:rPr>
        <w:t xml:space="preserve"> m Osmol</w:t>
      </w:r>
    </w:p>
    <w:p w:rsidR="2C2AF7B3" w:rsidP="2C2AF7B3" w:rsidRDefault="7CB958F1" w14:paraId="4BB06558" w14:textId="69F852B2">
      <w:pPr>
        <w:pStyle w:val="ListParagraph"/>
        <w:tabs>
          <w:tab w:val="left" w:pos="851"/>
        </w:tabs>
        <w:spacing w:after="0" w:line="276" w:lineRule="auto"/>
        <w:ind w:left="851"/>
        <w:jc w:val="both"/>
        <w:rPr>
          <w:rFonts w:ascii="Times New Roman" w:hAnsi="Times New Roman" w:cs="Times New Roman"/>
          <w:sz w:val="24"/>
          <w:szCs w:val="24"/>
        </w:rPr>
      </w:pPr>
      <w:r w:rsidRPr="7CB958F1">
        <w:rPr>
          <w:rFonts w:ascii="Times New Roman" w:hAnsi="Times New Roman" w:cs="Times New Roman"/>
          <w:sz w:val="24"/>
          <w:szCs w:val="24"/>
        </w:rPr>
        <w:t>--&gt; Hạ Na tri máu</w:t>
      </w:r>
      <w:r w:rsidRPr="64AA9D77" w:rsidR="64AA9D77">
        <w:rPr>
          <w:rFonts w:ascii="Times New Roman" w:hAnsi="Times New Roman" w:cs="Times New Roman"/>
          <w:sz w:val="24"/>
          <w:szCs w:val="24"/>
        </w:rPr>
        <w:t xml:space="preserve"> do </w:t>
      </w:r>
    </w:p>
    <w:p w:rsidRPr="00B3209F" w:rsidR="00422925" w:rsidP="00F02E71" w:rsidRDefault="00422925" w14:paraId="3F4C632A" w14:textId="77777777">
      <w:pPr>
        <w:pStyle w:val="ListParagraph"/>
        <w:tabs>
          <w:tab w:val="left" w:pos="851"/>
        </w:tabs>
        <w:spacing w:after="0" w:line="276" w:lineRule="auto"/>
        <w:ind w:left="851"/>
        <w:jc w:val="both"/>
        <w:rPr>
          <w:rFonts w:ascii="Times New Roman" w:hAnsi="Times New Roman" w:cs="Times New Roman"/>
          <w:sz w:val="24"/>
          <w:szCs w:val="24"/>
          <w:lang w:val="vi-VN"/>
        </w:rPr>
      </w:pPr>
    </w:p>
    <w:p w:rsidR="185103E2" w:rsidP="185103E2" w:rsidRDefault="185103E2" w14:paraId="5496573E" w14:textId="3C322CA9">
      <w:pPr>
        <w:pStyle w:val="ListParagraph"/>
        <w:numPr>
          <w:ilvl w:val="1"/>
          <w:numId w:val="2"/>
        </w:numPr>
        <w:tabs>
          <w:tab w:val="left" w:pos="851"/>
        </w:tabs>
        <w:spacing w:after="0" w:line="276" w:lineRule="auto"/>
        <w:ind w:left="709" w:hanging="283"/>
        <w:jc w:val="both"/>
        <w:rPr>
          <w:rFonts w:ascii="Times New Roman" w:hAnsi="Times New Roman" w:cs="Times New Roman"/>
          <w:sz w:val="24"/>
          <w:szCs w:val="24"/>
        </w:rPr>
      </w:pPr>
      <w:r w:rsidRPr="185103E2">
        <w:rPr>
          <w:rFonts w:ascii="Times New Roman" w:hAnsi="Times New Roman" w:cs="Times New Roman"/>
          <w:sz w:val="24"/>
          <w:szCs w:val="24"/>
        </w:rPr>
        <w:t xml:space="preserve">TPTNT </w:t>
      </w:r>
      <w:r w:rsidRPr="34FF6957" w:rsidR="00422925">
        <w:rPr>
          <w:rFonts w:ascii="Times New Roman" w:hAnsi="Times New Roman" w:cs="Times New Roman"/>
          <w:sz w:val="24"/>
          <w:szCs w:val="24"/>
        </w:rPr>
        <w:t>(</w:t>
      </w:r>
      <w:r w:rsidRPr="185103E2">
        <w:rPr>
          <w:rFonts w:ascii="Times New Roman" w:hAnsi="Times New Roman" w:cs="Times New Roman"/>
          <w:sz w:val="24"/>
          <w:szCs w:val="24"/>
        </w:rPr>
        <w:t>12/6</w:t>
      </w:r>
      <w:r w:rsidRPr="34FF6957" w:rsidR="00422925">
        <w:rPr>
          <w:rFonts w:ascii="Times New Roman" w:hAnsi="Times New Roman" w:cs="Times New Roman"/>
          <w:sz w:val="24"/>
          <w:szCs w:val="24"/>
        </w:rPr>
        <w:t>)</w:t>
      </w:r>
    </w:p>
    <w:p w:rsidR="185103E2" w:rsidP="185103E2" w:rsidRDefault="185103E2" w14:paraId="7B929A7E" w14:textId="12F57231">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Glu : 28 mmol/L</w:t>
      </w:r>
    </w:p>
    <w:p w:rsidR="185103E2" w:rsidP="185103E2" w:rsidRDefault="185103E2" w14:paraId="013C1F56" w14:textId="6840FC1C">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 xml:space="preserve">BIL : âm tính </w:t>
      </w:r>
    </w:p>
    <w:p w:rsidR="185103E2" w:rsidP="185103E2" w:rsidRDefault="185103E2" w14:paraId="27F57E24" w14:textId="36027880">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 xml:space="preserve">KET : Vết </w:t>
      </w:r>
    </w:p>
    <w:p w:rsidR="185103E2" w:rsidP="185103E2" w:rsidRDefault="185103E2" w14:paraId="2BF24003" w14:textId="20CBB7E5">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lastRenderedPageBreak/>
        <w:t xml:space="preserve">Tỉ trọng : 1.018 </w:t>
      </w:r>
    </w:p>
    <w:p w:rsidR="185103E2" w:rsidP="185103E2" w:rsidRDefault="185103E2" w14:paraId="59CBC7C9" w14:textId="170A4B0F">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PH     : 6.5</w:t>
      </w:r>
    </w:p>
    <w:p w:rsidR="185103E2" w:rsidP="185103E2" w:rsidRDefault="185103E2" w14:paraId="2A2DB4FA" w14:textId="172C5EB2">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Alb/Cre :17 mg/mmol</w:t>
      </w:r>
    </w:p>
    <w:p w:rsidR="185103E2" w:rsidP="185103E2" w:rsidRDefault="185103E2" w14:paraId="26F493D1" w14:textId="13EA55C1">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PRO : 0.3 g/L</w:t>
      </w:r>
    </w:p>
    <w:p w:rsidR="185103E2" w:rsidP="185103E2" w:rsidRDefault="185103E2" w14:paraId="5C2493EB" w14:textId="7E0D9B5F">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 xml:space="preserve">URO : 3.2 umol/L </w:t>
      </w:r>
    </w:p>
    <w:p w:rsidR="185103E2" w:rsidP="185103E2" w:rsidRDefault="185103E2" w14:paraId="7584B1AF" w14:textId="27252E87">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 xml:space="preserve">NIT : âm tính </w:t>
      </w:r>
    </w:p>
    <w:p w:rsidR="185103E2" w:rsidP="185103E2" w:rsidRDefault="185103E2" w14:paraId="2851AC3D" w14:textId="118B0CC5">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LEU : 15 /uL</w:t>
      </w:r>
      <w:r w:rsidRPr="0E08D2F1">
        <w:rPr>
          <w:rFonts w:ascii="Times New Roman" w:hAnsi="Times New Roman" w:cs="Times New Roman"/>
          <w:sz w:val="24"/>
          <w:szCs w:val="24"/>
        </w:rPr>
        <w:t>&lt; 25/ uL</w:t>
      </w:r>
    </w:p>
    <w:p w:rsidR="185103E2" w:rsidP="185103E2" w:rsidRDefault="185103E2" w14:paraId="0DB73C9D" w14:textId="104C86CA">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 xml:space="preserve">BLOOD :âm tính </w:t>
      </w:r>
    </w:p>
    <w:p w:rsidR="185103E2" w:rsidP="185103E2" w:rsidRDefault="185103E2" w14:paraId="7094C7FB" w14:textId="2945DCAF">
      <w:pPr>
        <w:pStyle w:val="ListParagraph"/>
        <w:numPr>
          <w:ilvl w:val="0"/>
          <w:numId w:val="24"/>
        </w:num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 xml:space="preserve">Pro/Cre : 56.6 mg/mmol </w:t>
      </w:r>
    </w:p>
    <w:p w:rsidR="185103E2" w:rsidP="185103E2" w:rsidRDefault="185103E2" w14:paraId="6C81A07A" w14:textId="35E0A045">
      <w:pPr>
        <w:tabs>
          <w:tab w:val="left" w:pos="851"/>
        </w:tabs>
        <w:spacing w:after="0" w:line="276" w:lineRule="auto"/>
        <w:jc w:val="both"/>
        <w:rPr>
          <w:rFonts w:ascii="Times New Roman" w:hAnsi="Times New Roman" w:cs="Times New Roman"/>
          <w:sz w:val="24"/>
          <w:szCs w:val="24"/>
        </w:rPr>
      </w:pPr>
      <w:r w:rsidRPr="185103E2">
        <w:rPr>
          <w:rFonts w:ascii="Times New Roman" w:hAnsi="Times New Roman" w:cs="Times New Roman"/>
          <w:sz w:val="24"/>
          <w:szCs w:val="24"/>
        </w:rPr>
        <w:t>Có Pro</w:t>
      </w:r>
      <w:r w:rsidRPr="1F383EA0" w:rsidR="4D534EDE">
        <w:rPr>
          <w:rFonts w:ascii="Times New Roman" w:hAnsi="Times New Roman" w:cs="Times New Roman"/>
          <w:sz w:val="24"/>
          <w:szCs w:val="24"/>
        </w:rPr>
        <w:t>(1+)</w:t>
      </w:r>
      <w:r w:rsidRPr="185103E2">
        <w:rPr>
          <w:rFonts w:ascii="Times New Roman" w:hAnsi="Times New Roman" w:cs="Times New Roman"/>
          <w:sz w:val="24"/>
          <w:szCs w:val="24"/>
        </w:rPr>
        <w:t xml:space="preserve"> trong nước tiểu nhưng không đạt ngưỡng thận hư -&gt; nghĩ tổn thương cầu thận do </w:t>
      </w:r>
      <w:r w:rsidRPr="1F383EA0" w:rsidR="4D534EDE">
        <w:rPr>
          <w:rFonts w:ascii="Times New Roman" w:hAnsi="Times New Roman" w:cs="Times New Roman"/>
          <w:sz w:val="24"/>
          <w:szCs w:val="24"/>
        </w:rPr>
        <w:t>ĐTĐ2. =&gt; Theo dõi bệnh thận Đái tháo đường.</w:t>
      </w:r>
    </w:p>
    <w:p w:rsidRPr="004F428D" w:rsidR="00EC15D2" w:rsidP="00EC15D2" w:rsidRDefault="00EC15D2" w14:paraId="718A0BE4" w14:textId="77777777">
      <w:pPr>
        <w:pStyle w:val="ListParagraph"/>
        <w:tabs>
          <w:tab w:val="left" w:pos="851"/>
        </w:tabs>
        <w:spacing w:after="0" w:line="276" w:lineRule="auto"/>
        <w:ind w:left="709"/>
        <w:jc w:val="both"/>
        <w:rPr>
          <w:rFonts w:ascii="Times New Roman" w:hAnsi="Times New Roman" w:cs="Times New Roman"/>
          <w:sz w:val="24"/>
          <w:szCs w:val="24"/>
        </w:rPr>
      </w:pPr>
    </w:p>
    <w:p w:rsidRPr="00E863F1" w:rsidR="007B522B" w:rsidRDefault="00BD3CD5" w14:paraId="0462226C" w14:textId="5E40BACA">
      <w:pPr>
        <w:rPr>
          <w:rFonts w:ascii="Times New Roman" w:hAnsi="Times New Roman" w:cs="Times New Roman"/>
          <w:i/>
          <w:iCs/>
          <w:sz w:val="24"/>
          <w:szCs w:val="24"/>
          <w:lang w:val="vi-VN"/>
        </w:rPr>
      </w:pPr>
      <w:r>
        <w:rPr>
          <w:rFonts w:ascii="Times New Roman" w:hAnsi="Times New Roman" w:cs="Times New Roman"/>
          <w:sz w:val="24"/>
          <w:szCs w:val="24"/>
        </w:rPr>
        <w:br w:type="page"/>
      </w:r>
    </w:p>
    <w:p w:rsidRPr="009940B6" w:rsidR="007B522B" w:rsidRDefault="007B522B" w14:paraId="652B804F" w14:textId="77777777">
      <w:pPr>
        <w:rPr>
          <w:rFonts w:ascii="Times New Roman" w:hAnsi="Times New Roman" w:cs="Times New Roman"/>
          <w:sz w:val="24"/>
          <w:szCs w:val="24"/>
          <w:lang w:val="vi-VN"/>
        </w:rPr>
      </w:pPr>
    </w:p>
    <w:p w:rsidRPr="00283D4D" w:rsidR="00CB0499" w:rsidP="0075035E" w:rsidRDefault="009B61E0" w14:paraId="4681E6B6" w14:textId="780BD7E5">
      <w:pPr>
        <w:pStyle w:val="ListParagraph"/>
        <w:numPr>
          <w:ilvl w:val="1"/>
          <w:numId w:val="2"/>
        </w:numPr>
        <w:tabs>
          <w:tab w:val="left" w:pos="851"/>
        </w:tabs>
        <w:spacing w:after="0" w:line="276" w:lineRule="auto"/>
        <w:ind w:left="709" w:hanging="283"/>
        <w:jc w:val="both"/>
        <w:rPr>
          <w:rFonts w:ascii="Times New Roman" w:hAnsi="Times New Roman" w:cs="Times New Roman"/>
          <w:sz w:val="24"/>
          <w:szCs w:val="24"/>
        </w:rPr>
      </w:pPr>
      <w:r w:rsidRPr="185103E2">
        <w:rPr>
          <w:rFonts w:ascii="Times New Roman" w:hAnsi="Times New Roman" w:cs="Times New Roman"/>
          <w:sz w:val="24"/>
          <w:szCs w:val="24"/>
        </w:rPr>
        <w:t>Kết quả chụp mạch vành</w:t>
      </w:r>
      <w:r w:rsidRPr="34FF6957" w:rsidR="0005710D">
        <w:rPr>
          <w:rFonts w:ascii="Times New Roman" w:hAnsi="Times New Roman" w:cs="Times New Roman"/>
          <w:sz w:val="24"/>
          <w:szCs w:val="24"/>
        </w:rPr>
        <w:t xml:space="preserve"> </w:t>
      </w:r>
      <w:r w:rsidRPr="34FF6957" w:rsidR="00283D4D">
        <w:rPr>
          <w:rFonts w:ascii="Times New Roman" w:hAnsi="Times New Roman" w:cs="Times New Roman"/>
          <w:sz w:val="24"/>
          <w:szCs w:val="24"/>
        </w:rPr>
        <w:t>(</w:t>
      </w:r>
      <w:r w:rsidRPr="34FF6957" w:rsidR="00362D84">
        <w:rPr>
          <w:rFonts w:ascii="Times New Roman" w:hAnsi="Times New Roman" w:cs="Times New Roman"/>
          <w:sz w:val="24"/>
          <w:szCs w:val="24"/>
        </w:rPr>
        <w:t>16h 13/6)</w:t>
      </w:r>
    </w:p>
    <w:p w:rsidRPr="004931ED" w:rsidR="004931ED" w:rsidP="00D02705" w:rsidRDefault="004931ED" w14:paraId="0CB641B6" w14:textId="33A4B48A">
      <w:pPr>
        <w:pStyle w:val="ListParagraph"/>
        <w:numPr>
          <w:ilvl w:val="0"/>
          <w:numId w:val="21"/>
        </w:numPr>
        <w:tabs>
          <w:tab w:val="left" w:pos="851"/>
        </w:tabs>
        <w:spacing w:after="0" w:line="276" w:lineRule="auto"/>
        <w:ind w:left="1134" w:hanging="283"/>
        <w:jc w:val="both"/>
        <w:rPr>
          <w:rFonts w:ascii="Times New Roman" w:hAnsi="Times New Roman" w:cs="Times New Roman"/>
          <w:sz w:val="24"/>
          <w:szCs w:val="24"/>
        </w:rPr>
      </w:pPr>
      <w:r w:rsidRPr="004931ED">
        <w:rPr>
          <w:rFonts w:ascii="Times New Roman" w:hAnsi="Times New Roman" w:cs="Times New Roman"/>
          <w:sz w:val="24"/>
          <w:szCs w:val="24"/>
        </w:rPr>
        <w:t>Hệ động mạch vành ưu thế phải</w:t>
      </w:r>
    </w:p>
    <w:p w:rsidRPr="004931ED" w:rsidR="004931ED" w:rsidP="00D02705" w:rsidRDefault="004931ED" w14:paraId="4703ACD9" w14:textId="4425E85C">
      <w:pPr>
        <w:pStyle w:val="ListParagraph"/>
        <w:numPr>
          <w:ilvl w:val="0"/>
          <w:numId w:val="21"/>
        </w:numPr>
        <w:tabs>
          <w:tab w:val="left" w:pos="851"/>
        </w:tabs>
        <w:spacing w:after="0" w:line="276" w:lineRule="auto"/>
        <w:ind w:left="1134" w:hanging="283"/>
        <w:jc w:val="both"/>
        <w:rPr>
          <w:rFonts w:ascii="Times New Roman" w:hAnsi="Times New Roman" w:cs="Times New Roman"/>
          <w:sz w:val="24"/>
          <w:szCs w:val="24"/>
        </w:rPr>
      </w:pPr>
      <w:r w:rsidRPr="004931ED">
        <w:rPr>
          <w:rFonts w:ascii="Times New Roman" w:hAnsi="Times New Roman" w:cs="Times New Roman"/>
          <w:sz w:val="24"/>
          <w:szCs w:val="24"/>
        </w:rPr>
        <w:t>LM: hẹp</w:t>
      </w:r>
      <w:r w:rsidR="0000374D">
        <w:rPr>
          <w:rFonts w:ascii="Times New Roman" w:hAnsi="Times New Roman" w:cs="Times New Roman"/>
          <w:sz w:val="24"/>
          <w:szCs w:val="24"/>
          <w:lang w:val="vi-VN"/>
        </w:rPr>
        <w:t xml:space="preserve"> 20% đoạn xa LM</w:t>
      </w:r>
    </w:p>
    <w:p w:rsidRPr="004931ED" w:rsidR="004931ED" w:rsidP="00D02705" w:rsidRDefault="004931ED" w14:paraId="730AD07A" w14:textId="099580BE">
      <w:pPr>
        <w:pStyle w:val="ListParagraph"/>
        <w:numPr>
          <w:ilvl w:val="0"/>
          <w:numId w:val="21"/>
        </w:numPr>
        <w:tabs>
          <w:tab w:val="left" w:pos="851"/>
        </w:tabs>
        <w:spacing w:after="0" w:line="276" w:lineRule="auto"/>
        <w:ind w:left="1134" w:hanging="283"/>
        <w:jc w:val="both"/>
        <w:rPr>
          <w:rFonts w:ascii="Times New Roman" w:hAnsi="Times New Roman" w:cs="Times New Roman"/>
          <w:b/>
          <w:sz w:val="24"/>
          <w:szCs w:val="24"/>
        </w:rPr>
      </w:pPr>
      <w:r w:rsidRPr="7CA1D499">
        <w:rPr>
          <w:rFonts w:ascii="Times New Roman" w:hAnsi="Times New Roman" w:cs="Times New Roman"/>
          <w:b/>
          <w:sz w:val="24"/>
          <w:szCs w:val="24"/>
        </w:rPr>
        <w:t xml:space="preserve">LAD: hẹp 70% LAD I, </w:t>
      </w:r>
      <w:r w:rsidRPr="7CA1D499" w:rsidR="0026378B">
        <w:rPr>
          <w:rFonts w:ascii="Times New Roman" w:hAnsi="Times New Roman" w:cs="Times New Roman"/>
          <w:b/>
          <w:sz w:val="24"/>
          <w:szCs w:val="24"/>
          <w:lang w:val="vi-VN"/>
        </w:rPr>
        <w:t>80% LAD II</w:t>
      </w:r>
    </w:p>
    <w:p w:rsidRPr="004931ED" w:rsidR="004931ED" w:rsidP="00D02705" w:rsidRDefault="004931ED" w14:paraId="00ECDBC0" w14:textId="7BD79829">
      <w:pPr>
        <w:pStyle w:val="ListParagraph"/>
        <w:numPr>
          <w:ilvl w:val="0"/>
          <w:numId w:val="21"/>
        </w:numPr>
        <w:tabs>
          <w:tab w:val="left" w:pos="851"/>
        </w:tabs>
        <w:spacing w:after="0" w:line="276" w:lineRule="auto"/>
        <w:ind w:left="1134" w:hanging="283"/>
        <w:jc w:val="both"/>
        <w:rPr>
          <w:rFonts w:ascii="Times New Roman" w:hAnsi="Times New Roman" w:cs="Times New Roman"/>
          <w:sz w:val="24"/>
          <w:szCs w:val="24"/>
        </w:rPr>
      </w:pPr>
      <w:r w:rsidRPr="004931ED">
        <w:rPr>
          <w:rFonts w:ascii="Times New Roman" w:hAnsi="Times New Roman" w:cs="Times New Roman"/>
          <w:sz w:val="24"/>
          <w:szCs w:val="24"/>
        </w:rPr>
        <w:t xml:space="preserve">LCx: hẹp </w:t>
      </w:r>
      <w:r w:rsidR="0026378B">
        <w:rPr>
          <w:rFonts w:ascii="Times New Roman" w:hAnsi="Times New Roman" w:cs="Times New Roman"/>
          <w:sz w:val="24"/>
          <w:szCs w:val="24"/>
          <w:lang w:val="vi-VN"/>
        </w:rPr>
        <w:t>54%</w:t>
      </w:r>
      <w:r w:rsidRPr="004931ED">
        <w:rPr>
          <w:rFonts w:ascii="Times New Roman" w:hAnsi="Times New Roman" w:cs="Times New Roman"/>
          <w:sz w:val="24"/>
          <w:szCs w:val="24"/>
        </w:rPr>
        <w:t xml:space="preserve"> LCx I</w:t>
      </w:r>
    </w:p>
    <w:p w:rsidRPr="004931ED" w:rsidR="004931ED" w:rsidP="00D02705" w:rsidRDefault="004931ED" w14:paraId="2EEF97E2" w14:textId="67F3DC2F">
      <w:pPr>
        <w:pStyle w:val="ListParagraph"/>
        <w:numPr>
          <w:ilvl w:val="0"/>
          <w:numId w:val="21"/>
        </w:numPr>
        <w:tabs>
          <w:tab w:val="left" w:pos="851"/>
        </w:tabs>
        <w:spacing w:after="0" w:line="276" w:lineRule="auto"/>
        <w:ind w:left="1134" w:hanging="283"/>
        <w:jc w:val="both"/>
        <w:rPr>
          <w:rFonts w:ascii="Times New Roman" w:hAnsi="Times New Roman" w:cs="Times New Roman"/>
          <w:sz w:val="24"/>
          <w:szCs w:val="24"/>
        </w:rPr>
      </w:pPr>
      <w:r w:rsidRPr="004931ED">
        <w:rPr>
          <w:rFonts w:ascii="Times New Roman" w:hAnsi="Times New Roman" w:cs="Times New Roman"/>
          <w:sz w:val="24"/>
          <w:szCs w:val="24"/>
        </w:rPr>
        <w:t xml:space="preserve">RCA: </w:t>
      </w:r>
      <w:r w:rsidR="001F5122">
        <w:rPr>
          <w:rFonts w:ascii="Times New Roman" w:hAnsi="Times New Roman" w:cs="Times New Roman"/>
          <w:sz w:val="24"/>
          <w:szCs w:val="24"/>
          <w:lang w:val="vi-VN"/>
        </w:rPr>
        <w:t>hẹp 50% RCA II</w:t>
      </w:r>
    </w:p>
    <w:p w:rsidR="009B61E0" w:rsidP="00D02705" w:rsidRDefault="004931ED" w14:paraId="7230BA9D" w14:textId="2B147F33">
      <w:pPr>
        <w:tabs>
          <w:tab w:val="left" w:pos="851"/>
        </w:tabs>
        <w:spacing w:after="0" w:line="276" w:lineRule="auto"/>
        <w:ind w:left="851"/>
        <w:jc w:val="both"/>
        <w:rPr>
          <w:rFonts w:ascii="Times New Roman" w:hAnsi="Times New Roman" w:cs="Times New Roman"/>
          <w:sz w:val="24"/>
          <w:szCs w:val="24"/>
          <w:lang w:val="vi-VN"/>
        </w:rPr>
      </w:pPr>
      <w:r w:rsidRPr="004931ED">
        <w:rPr>
          <w:rFonts w:ascii="Times New Roman" w:hAnsi="Times New Roman" w:cs="Times New Roman"/>
          <w:sz w:val="24"/>
          <w:szCs w:val="24"/>
        </w:rPr>
        <w:t>Kết luận: Bệnh mạch vành 3 nhánh</w:t>
      </w:r>
    </w:p>
    <w:p w:rsidRPr="004931ED" w:rsidR="00184F93" w:rsidP="00D02705" w:rsidRDefault="00184F93" w14:paraId="2EEBF446" w14:textId="182F12C2">
      <w:pPr>
        <w:tabs>
          <w:tab w:val="left" w:pos="851"/>
        </w:tabs>
        <w:spacing w:after="0" w:line="276" w:lineRule="auto"/>
        <w:ind w:left="851"/>
        <w:jc w:val="both"/>
        <w:rPr>
          <w:rFonts w:ascii="Times New Roman" w:hAnsi="Times New Roman" w:cs="Times New Roman"/>
          <w:sz w:val="24"/>
          <w:szCs w:val="24"/>
        </w:rPr>
      </w:pPr>
      <w:r>
        <w:rPr>
          <w:rFonts w:ascii="Times New Roman" w:hAnsi="Times New Roman" w:cs="Times New Roman"/>
          <w:sz w:val="24"/>
          <w:szCs w:val="24"/>
          <w:lang w:val="vi-VN"/>
        </w:rPr>
        <w:t xml:space="preserve">Tiến hành can thiệp mạch vành: Đặt stent Accura Decent </w:t>
      </w:r>
      <w:r w:rsidR="007D37C5">
        <w:rPr>
          <w:rFonts w:ascii="Times New Roman" w:hAnsi="Times New Roman" w:cs="Times New Roman"/>
          <w:sz w:val="24"/>
          <w:szCs w:val="24"/>
          <w:lang w:val="vi-VN"/>
        </w:rPr>
        <w:t>tại sang thương LAD I-II</w:t>
      </w:r>
      <w:r w:rsidR="00E33107">
        <w:rPr>
          <w:rFonts w:ascii="Times New Roman" w:hAnsi="Times New Roman" w:cs="Times New Roman"/>
          <w:sz w:val="24"/>
          <w:szCs w:val="24"/>
        </w:rPr>
        <w:t>.</w:t>
      </w:r>
    </w:p>
    <w:p w:rsidRPr="00E33107" w:rsidR="00E33107" w:rsidP="00D02705" w:rsidRDefault="00E33107" w14:paraId="58F4C8A3" w14:textId="77777777">
      <w:pPr>
        <w:tabs>
          <w:tab w:val="left" w:pos="851"/>
        </w:tabs>
        <w:spacing w:after="0" w:line="276" w:lineRule="auto"/>
        <w:ind w:left="851"/>
        <w:jc w:val="both"/>
        <w:rPr>
          <w:rFonts w:ascii="Times New Roman" w:hAnsi="Times New Roman" w:cs="Times New Roman"/>
          <w:sz w:val="24"/>
          <w:szCs w:val="24"/>
        </w:rPr>
      </w:pPr>
    </w:p>
    <w:p w:rsidRPr="00970D6A" w:rsidR="000B77AE" w:rsidP="004B2283" w:rsidRDefault="000B77AE" w14:paraId="527B890E" w14:textId="7371975B">
      <w:pPr>
        <w:pStyle w:val="ListParagraph"/>
        <w:numPr>
          <w:ilvl w:val="0"/>
          <w:numId w:val="2"/>
        </w:numPr>
        <w:tabs>
          <w:tab w:val="left" w:pos="567"/>
        </w:tabs>
        <w:spacing w:after="0" w:line="276" w:lineRule="auto"/>
        <w:ind w:left="426" w:hanging="426"/>
        <w:jc w:val="both"/>
        <w:rPr>
          <w:rFonts w:ascii="Times New Roman" w:hAnsi="Times New Roman" w:cs="Times New Roman"/>
          <w:b/>
          <w:bCs/>
          <w:sz w:val="24"/>
          <w:szCs w:val="24"/>
        </w:rPr>
      </w:pPr>
      <w:r w:rsidRPr="00970D6A">
        <w:rPr>
          <w:rFonts w:ascii="Times New Roman" w:hAnsi="Times New Roman" w:cs="Times New Roman"/>
          <w:b/>
          <w:bCs/>
          <w:sz w:val="24"/>
          <w:szCs w:val="24"/>
        </w:rPr>
        <w:t>Chẩn đoán xác định</w:t>
      </w:r>
    </w:p>
    <w:p w:rsidRPr="00970D6A" w:rsidR="00E44934" w:rsidP="00FA3F29" w:rsidRDefault="0039029A" w14:paraId="38567212" w14:textId="41C200BD">
      <w:pPr>
        <w:spacing w:after="0" w:line="276" w:lineRule="auto"/>
        <w:ind w:left="567"/>
        <w:jc w:val="both"/>
        <w:rPr>
          <w:rFonts w:ascii="Times New Roman" w:hAnsi="Times New Roman" w:cs="Times New Roman"/>
          <w:sz w:val="24"/>
          <w:szCs w:val="24"/>
        </w:rPr>
      </w:pPr>
      <w:r>
        <w:rPr>
          <w:rFonts w:ascii="Times New Roman" w:hAnsi="Times New Roman" w:cs="Times New Roman"/>
          <w:sz w:val="24"/>
          <w:szCs w:val="24"/>
          <w:lang w:val="vi-VN"/>
        </w:rPr>
        <w:t xml:space="preserve">Cơn đau thắt ngực không ổn định </w:t>
      </w:r>
      <w:r w:rsidR="00E86D8B">
        <w:rPr>
          <w:rFonts w:ascii="Times New Roman" w:hAnsi="Times New Roman" w:cs="Times New Roman"/>
          <w:sz w:val="24"/>
          <w:szCs w:val="24"/>
        </w:rPr>
        <w:t xml:space="preserve">nguy cơ thấp GRACE score 105 </w:t>
      </w:r>
      <w:r w:rsidR="00827B30">
        <w:rPr>
          <w:rFonts w:ascii="Times New Roman" w:hAnsi="Times New Roman" w:cs="Times New Roman"/>
          <w:sz w:val="24"/>
          <w:szCs w:val="24"/>
          <w:lang w:val="vi-VN"/>
        </w:rPr>
        <w:t>- Bệnh 3 nhánh mạch vành</w:t>
      </w:r>
      <w:r w:rsidR="00AD1DF9">
        <w:rPr>
          <w:rFonts w:ascii="Times New Roman" w:hAnsi="Times New Roman" w:cs="Times New Roman"/>
          <w:sz w:val="24"/>
          <w:szCs w:val="24"/>
          <w:lang w:val="vi-VN"/>
        </w:rPr>
        <w:t xml:space="preserve"> đã đặt stent LAD I-II, còn hẹp 54% LCx, 50% RCA II</w:t>
      </w:r>
      <w:r w:rsidR="008A392D">
        <w:rPr>
          <w:rFonts w:ascii="Times New Roman" w:hAnsi="Times New Roman" w:cs="Times New Roman"/>
          <w:sz w:val="24"/>
          <w:szCs w:val="24"/>
          <w:lang w:val="vi-VN"/>
        </w:rPr>
        <w:t xml:space="preserve"> – </w:t>
      </w:r>
      <w:r w:rsidR="0073660E">
        <w:rPr>
          <w:rFonts w:ascii="Times New Roman" w:hAnsi="Times New Roman" w:cs="Times New Roman"/>
          <w:sz w:val="24"/>
          <w:szCs w:val="24"/>
        </w:rPr>
        <w:t>Theo dõi</w:t>
      </w:r>
      <w:r w:rsidRPr="185103E2" w:rsidR="008A392D">
        <w:rPr>
          <w:rFonts w:ascii="Times New Roman" w:hAnsi="Times New Roman" w:cs="Times New Roman"/>
          <w:sz w:val="24"/>
          <w:szCs w:val="24"/>
          <w:lang w:val="vi-VN"/>
        </w:rPr>
        <w:t xml:space="preserve"> NMCT cũ thành dưới</w:t>
      </w:r>
      <w:r w:rsidR="0073660E">
        <w:rPr>
          <w:rFonts w:ascii="Times New Roman" w:hAnsi="Times New Roman" w:cs="Times New Roman"/>
          <w:sz w:val="24"/>
          <w:szCs w:val="24"/>
        </w:rPr>
        <w:t xml:space="preserve"> </w:t>
      </w:r>
      <w:r w:rsidRPr="185103E2" w:rsidR="008A392D">
        <w:rPr>
          <w:rFonts w:ascii="Times New Roman" w:hAnsi="Times New Roman" w:cs="Times New Roman"/>
          <w:sz w:val="24"/>
          <w:szCs w:val="24"/>
          <w:lang w:val="vi-VN"/>
        </w:rPr>
        <w:t xml:space="preserve">– </w:t>
      </w:r>
      <w:r w:rsidR="008A392D">
        <w:rPr>
          <w:rFonts w:ascii="Times New Roman" w:hAnsi="Times New Roman" w:cs="Times New Roman"/>
          <w:sz w:val="24"/>
          <w:szCs w:val="24"/>
          <w:lang w:val="vi-VN"/>
        </w:rPr>
        <w:t>Tăng huyết áp – Đái tháo đường type 2</w:t>
      </w:r>
      <w:r w:rsidR="00E33107">
        <w:rPr>
          <w:rFonts w:ascii="Times New Roman" w:hAnsi="Times New Roman" w:cs="Times New Roman"/>
          <w:sz w:val="24"/>
          <w:szCs w:val="24"/>
        </w:rPr>
        <w:t>.</w:t>
      </w:r>
    </w:p>
    <w:p w:rsidRPr="00E33107" w:rsidR="00E33107" w:rsidP="00FA3F29" w:rsidRDefault="00E33107" w14:paraId="6EF2330F" w14:textId="77777777">
      <w:pPr>
        <w:spacing w:after="0" w:line="276" w:lineRule="auto"/>
        <w:ind w:left="567"/>
        <w:jc w:val="both"/>
        <w:rPr>
          <w:rFonts w:ascii="Times New Roman" w:hAnsi="Times New Roman" w:cs="Times New Roman"/>
          <w:sz w:val="24"/>
          <w:szCs w:val="24"/>
        </w:rPr>
      </w:pPr>
    </w:p>
    <w:p w:rsidRPr="00970D6A" w:rsidR="000B77AE" w:rsidP="00F21994" w:rsidRDefault="000B77AE" w14:paraId="0A629025" w14:textId="5D94473C">
      <w:pPr>
        <w:pStyle w:val="ListParagraph"/>
        <w:numPr>
          <w:ilvl w:val="0"/>
          <w:numId w:val="2"/>
        </w:numPr>
        <w:spacing w:after="0" w:line="276" w:lineRule="auto"/>
        <w:ind w:left="426" w:hanging="426"/>
        <w:jc w:val="both"/>
        <w:rPr>
          <w:rFonts w:ascii="Times New Roman" w:hAnsi="Times New Roman" w:cs="Times New Roman"/>
          <w:b/>
          <w:bCs/>
          <w:sz w:val="24"/>
          <w:szCs w:val="24"/>
        </w:rPr>
      </w:pPr>
      <w:r w:rsidRPr="00970D6A">
        <w:rPr>
          <w:rFonts w:ascii="Times New Roman" w:hAnsi="Times New Roman" w:cs="Times New Roman"/>
          <w:b/>
          <w:bCs/>
          <w:sz w:val="24"/>
          <w:szCs w:val="24"/>
        </w:rPr>
        <w:t>Điều trị</w:t>
      </w:r>
    </w:p>
    <w:p w:rsidRPr="00970D6A" w:rsidR="000B77AE" w:rsidP="00F21994" w:rsidRDefault="008F546D" w14:paraId="1B004DF4" w14:textId="6B9D4DF2">
      <w:pPr>
        <w:pStyle w:val="ListParagraph"/>
        <w:numPr>
          <w:ilvl w:val="0"/>
          <w:numId w:val="4"/>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Mục tiêu điều trị</w:t>
      </w:r>
    </w:p>
    <w:p w:rsidR="001C18D9" w:rsidP="003D1649" w:rsidRDefault="001C18D9" w14:paraId="5EFAF107" w14:textId="77777777">
      <w:pPr>
        <w:pStyle w:val="ListParagraph"/>
        <w:numPr>
          <w:ilvl w:val="0"/>
          <w:numId w:val="21"/>
        </w:numPr>
        <w:spacing w:after="0" w:line="276" w:lineRule="auto"/>
        <w:ind w:left="993" w:hanging="283"/>
        <w:jc w:val="both"/>
        <w:rPr>
          <w:rFonts w:ascii="Times New Roman" w:hAnsi="Times New Roman" w:cs="Times New Roman"/>
          <w:sz w:val="24"/>
          <w:szCs w:val="24"/>
        </w:rPr>
        <w:sectPr w:rsidR="001C18D9" w:rsidSect="001F5DD5">
          <w:footerReference w:type="default" r:id="rId14"/>
          <w:pgSz w:w="12240" w:h="15840"/>
          <w:pgMar w:top="720" w:right="720" w:bottom="720" w:left="720" w:header="720" w:footer="0" w:gutter="0"/>
          <w:cols w:space="720"/>
          <w:docGrid w:linePitch="360"/>
        </w:sectPr>
      </w:pPr>
    </w:p>
    <w:p w:rsidRPr="00970D6A" w:rsidR="008F546D" w:rsidP="003D1649" w:rsidRDefault="00E1456B" w14:paraId="1C2BAD72" w14:textId="3B13F409">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Điều trị triệu chứng</w:t>
      </w:r>
    </w:p>
    <w:p w:rsidR="00E87F25" w:rsidP="003D1649" w:rsidRDefault="00E87F25" w14:paraId="5A1D194D" w14:textId="3118F7F6">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Điều trị cải thiện tiên lượng</w:t>
      </w:r>
    </w:p>
    <w:p w:rsidR="00E87F25" w:rsidP="003D1649" w:rsidRDefault="003D1649" w14:paraId="1EA56B10" w14:textId="37C5463B">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 xml:space="preserve">Điều trị tái </w:t>
      </w:r>
      <w:r w:rsidR="00F51A81">
        <w:rPr>
          <w:rFonts w:ascii="Times New Roman" w:hAnsi="Times New Roman" w:cs="Times New Roman"/>
          <w:sz w:val="24"/>
          <w:szCs w:val="24"/>
        </w:rPr>
        <w:t>thông mạch vành</w:t>
      </w:r>
    </w:p>
    <w:p w:rsidR="001F5DD5" w:rsidP="003D1649" w:rsidRDefault="001F5DD5" w14:paraId="0500F6AF" w14:textId="1DEC2ED3">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Điều trị chống đau thắt ngực</w:t>
      </w:r>
    </w:p>
    <w:p w:rsidR="003D1649" w:rsidP="003D1649" w:rsidRDefault="003D1649" w14:paraId="6E8F5A7A" w14:textId="4ED9BA44">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Điều trị dự phòng biến cố tim mạch</w:t>
      </w:r>
    </w:p>
    <w:p w:rsidRPr="00970D6A" w:rsidR="003D1649" w:rsidP="003D1649" w:rsidRDefault="003D1649" w14:paraId="4DA2B6C0" w14:textId="1714A910">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 xml:space="preserve">Điều trị bệnh </w:t>
      </w:r>
      <w:r w:rsidR="001F5DD5">
        <w:rPr>
          <w:rFonts w:ascii="Times New Roman" w:hAnsi="Times New Roman" w:cs="Times New Roman"/>
          <w:sz w:val="24"/>
          <w:szCs w:val="24"/>
        </w:rPr>
        <w:t>đồng mắc</w:t>
      </w:r>
    </w:p>
    <w:p w:rsidR="001C18D9" w:rsidP="00F21994" w:rsidRDefault="001C18D9" w14:paraId="5BFD7900" w14:textId="77777777">
      <w:pPr>
        <w:pStyle w:val="ListParagraph"/>
        <w:numPr>
          <w:ilvl w:val="0"/>
          <w:numId w:val="4"/>
        </w:numPr>
        <w:spacing w:after="0" w:line="276" w:lineRule="auto"/>
        <w:ind w:left="709" w:hanging="283"/>
        <w:jc w:val="both"/>
        <w:rPr>
          <w:rFonts w:ascii="Times New Roman" w:hAnsi="Times New Roman" w:cs="Times New Roman"/>
          <w:sz w:val="24"/>
          <w:szCs w:val="24"/>
        </w:rPr>
        <w:sectPr w:rsidR="001C18D9" w:rsidSect="001C18D9">
          <w:type w:val="continuous"/>
          <w:pgSz w:w="12240" w:h="15840"/>
          <w:pgMar w:top="720" w:right="720" w:bottom="720" w:left="720" w:header="720" w:footer="0" w:gutter="0"/>
          <w:cols w:space="720" w:num="2"/>
          <w:docGrid w:linePitch="360"/>
        </w:sectPr>
      </w:pPr>
    </w:p>
    <w:p w:rsidRPr="00970D6A" w:rsidR="008F546D" w:rsidP="00F21994" w:rsidRDefault="008F546D" w14:paraId="7B1BC59C" w14:textId="333879C7">
      <w:pPr>
        <w:pStyle w:val="ListParagraph"/>
        <w:numPr>
          <w:ilvl w:val="0"/>
          <w:numId w:val="4"/>
        </w:numPr>
        <w:spacing w:after="0" w:line="276" w:lineRule="auto"/>
        <w:ind w:left="709" w:hanging="283"/>
        <w:jc w:val="both"/>
        <w:rPr>
          <w:rFonts w:ascii="Times New Roman" w:hAnsi="Times New Roman" w:cs="Times New Roman"/>
          <w:sz w:val="24"/>
          <w:szCs w:val="24"/>
        </w:rPr>
      </w:pPr>
      <w:r w:rsidRPr="00970D6A">
        <w:rPr>
          <w:rFonts w:ascii="Times New Roman" w:hAnsi="Times New Roman" w:cs="Times New Roman"/>
          <w:sz w:val="24"/>
          <w:szCs w:val="24"/>
        </w:rPr>
        <w:t>Điều trị cụ thể</w:t>
      </w:r>
    </w:p>
    <w:p w:rsidR="00C443C7" w:rsidP="00C443C7" w:rsidRDefault="00FA6875" w14:paraId="6BBC78EA" w14:textId="2D7193F0">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Điều trị triệu chứng:</w:t>
      </w:r>
    </w:p>
    <w:p w:rsidR="002178E2" w:rsidP="002827C9" w:rsidRDefault="002178E2" w14:paraId="469479D4" w14:textId="73702D41">
      <w:pPr>
        <w:pStyle w:val="ListParagraph"/>
        <w:numPr>
          <w:ilvl w:val="0"/>
          <w:numId w:val="22"/>
        </w:numPr>
        <w:spacing w:after="0" w:line="276" w:lineRule="auto"/>
        <w:ind w:left="1276" w:hanging="283"/>
        <w:jc w:val="both"/>
        <w:rPr>
          <w:rFonts w:ascii="Times New Roman" w:hAnsi="Times New Roman" w:cs="Times New Roman"/>
          <w:sz w:val="24"/>
          <w:szCs w:val="24"/>
        </w:rPr>
      </w:pPr>
      <w:r>
        <w:rPr>
          <w:rFonts w:ascii="Times New Roman" w:hAnsi="Times New Roman" w:cs="Times New Roman"/>
          <w:sz w:val="24"/>
          <w:szCs w:val="24"/>
        </w:rPr>
        <w:t>Giảm đau ngực: nitroglycerin truyền tĩnh mạch khi đau</w:t>
      </w:r>
      <w:r w:rsidR="002827C9">
        <w:rPr>
          <w:rFonts w:ascii="Times New Roman" w:hAnsi="Times New Roman" w:cs="Times New Roman"/>
          <w:sz w:val="24"/>
          <w:szCs w:val="24"/>
        </w:rPr>
        <w:t>.</w:t>
      </w:r>
      <w:r>
        <w:rPr>
          <w:rFonts w:ascii="Times New Roman" w:hAnsi="Times New Roman" w:cs="Times New Roman"/>
          <w:sz w:val="24"/>
          <w:szCs w:val="24"/>
        </w:rPr>
        <w:t xml:space="preserve"> </w:t>
      </w:r>
    </w:p>
    <w:p w:rsidR="00E825BB" w:rsidP="00E825BB" w:rsidRDefault="00E30724" w14:paraId="22482A20" w14:textId="04890F39">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Điều trị yếu tố thúc đẩy: ổn định cơn đau thắt</w:t>
      </w:r>
      <w:r w:rsidR="000F77C3">
        <w:rPr>
          <w:rFonts w:ascii="Times New Roman" w:hAnsi="Times New Roman" w:cs="Times New Roman"/>
          <w:sz w:val="24"/>
          <w:szCs w:val="24"/>
        </w:rPr>
        <w:t xml:space="preserve"> ngực và giảm quá tải dịch</w:t>
      </w:r>
    </w:p>
    <w:p w:rsidR="00CE0F45" w:rsidP="00E825BB" w:rsidRDefault="00CE0F45" w14:paraId="42547E12" w14:textId="43D4CF99">
      <w:pPr>
        <w:pStyle w:val="ListParagraph"/>
        <w:numPr>
          <w:ilvl w:val="0"/>
          <w:numId w:val="21"/>
        </w:numPr>
        <w:spacing w:after="0" w:line="276" w:lineRule="auto"/>
        <w:ind w:left="993" w:hanging="283"/>
        <w:jc w:val="both"/>
        <w:rPr>
          <w:rFonts w:ascii="Times New Roman" w:hAnsi="Times New Roman" w:cs="Times New Roman"/>
          <w:color w:val="FF0000"/>
          <w:sz w:val="24"/>
          <w:szCs w:val="24"/>
        </w:rPr>
      </w:pPr>
      <w:commentRangeStart w:id="9"/>
      <w:r w:rsidRPr="0E08D2F1">
        <w:rPr>
          <w:rFonts w:ascii="Times New Roman" w:hAnsi="Times New Roman" w:cs="Times New Roman"/>
          <w:color w:val="FF0000"/>
          <w:sz w:val="24"/>
          <w:szCs w:val="24"/>
        </w:rPr>
        <w:t>Điều trị cải thiện tiên lượng</w:t>
      </w:r>
      <w:r w:rsidRPr="0E08D2F1" w:rsidR="0068002F">
        <w:rPr>
          <w:rFonts w:ascii="Times New Roman" w:hAnsi="Times New Roman" w:cs="Times New Roman"/>
          <w:color w:val="FF0000"/>
          <w:sz w:val="24"/>
          <w:szCs w:val="24"/>
        </w:rPr>
        <w:t xml:space="preserve"> với các nhóm thuốc</w:t>
      </w:r>
      <w:r w:rsidRPr="0E08D2F1" w:rsidR="00A008A9">
        <w:rPr>
          <w:rFonts w:ascii="Times New Roman" w:hAnsi="Times New Roman" w:cs="Times New Roman"/>
          <w:color w:val="FF0000"/>
          <w:sz w:val="24"/>
          <w:szCs w:val="24"/>
        </w:rPr>
        <w:t xml:space="preserve"> </w:t>
      </w:r>
      <w:r w:rsidR="005910BD">
        <w:rPr>
          <w:rFonts w:ascii="Times New Roman" w:hAnsi="Times New Roman" w:cs="Times New Roman"/>
          <w:color w:val="FF0000"/>
          <w:sz w:val="24"/>
          <w:szCs w:val="24"/>
        </w:rPr>
        <w:t>ACEi</w:t>
      </w:r>
      <w:commentRangeEnd w:id="9"/>
      <w:r w:rsidR="00AF6C61">
        <w:rPr>
          <w:rStyle w:val="CommentReference"/>
        </w:rPr>
        <w:commentReference w:id="9"/>
      </w:r>
    </w:p>
    <w:p w:rsidR="007112CC" w:rsidP="00E825BB" w:rsidRDefault="007112CC" w14:paraId="1704F05A" w14:textId="0564CC2B">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 xml:space="preserve">Điều trị tái thông mạch vành: đặt stent </w:t>
      </w:r>
      <w:r w:rsidR="00AB1088">
        <w:rPr>
          <w:rFonts w:ascii="Times New Roman" w:hAnsi="Times New Roman" w:cs="Times New Roman"/>
          <w:sz w:val="24"/>
          <w:szCs w:val="24"/>
          <w:lang w:val="vi-VN"/>
        </w:rPr>
        <w:t>LAD I-II</w:t>
      </w:r>
    </w:p>
    <w:p w:rsidR="005B0F9D" w:rsidP="00E825BB" w:rsidRDefault="005B0F9D" w14:paraId="3B3461F0" w14:textId="5622DDDF">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 xml:space="preserve">Điều trị </w:t>
      </w:r>
      <w:r w:rsidR="00C6339D">
        <w:rPr>
          <w:rFonts w:ascii="Times New Roman" w:hAnsi="Times New Roman" w:cs="Times New Roman"/>
          <w:sz w:val="24"/>
          <w:szCs w:val="24"/>
        </w:rPr>
        <w:t>chống đau thắt ngực</w:t>
      </w:r>
      <w:r w:rsidR="00A26150">
        <w:rPr>
          <w:rFonts w:ascii="Times New Roman" w:hAnsi="Times New Roman" w:cs="Times New Roman"/>
          <w:sz w:val="24"/>
          <w:szCs w:val="24"/>
        </w:rPr>
        <w:t>: Nitroglycerine ngậm dưới lưỡi</w:t>
      </w:r>
      <w:r w:rsidR="000860FD">
        <w:rPr>
          <w:rFonts w:ascii="Times New Roman" w:hAnsi="Times New Roman" w:cs="Times New Roman"/>
          <w:sz w:val="24"/>
          <w:szCs w:val="24"/>
        </w:rPr>
        <w:t xml:space="preserve"> khi về</w:t>
      </w:r>
      <w:r w:rsidR="00A26150">
        <w:rPr>
          <w:rFonts w:ascii="Times New Roman" w:hAnsi="Times New Roman" w:cs="Times New Roman"/>
          <w:sz w:val="24"/>
          <w:szCs w:val="24"/>
        </w:rPr>
        <w:tab/>
      </w:r>
    </w:p>
    <w:p w:rsidR="008429A7" w:rsidP="00E825BB" w:rsidRDefault="008429A7" w14:paraId="212411E7" w14:textId="53F5DB6E">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Điều trị dự phòng biến cố tim mạch: thay đổi lối sống (</w:t>
      </w:r>
      <w:r w:rsidR="0069339E">
        <w:rPr>
          <w:rFonts w:ascii="Times New Roman" w:hAnsi="Times New Roman" w:cs="Times New Roman"/>
          <w:sz w:val="24"/>
          <w:szCs w:val="24"/>
          <w:lang w:val="vi-VN"/>
        </w:rPr>
        <w:t>tập thể dục</w:t>
      </w:r>
      <w:r w:rsidR="0026556B">
        <w:rPr>
          <w:rFonts w:ascii="Times New Roman" w:hAnsi="Times New Roman" w:cs="Times New Roman"/>
          <w:sz w:val="24"/>
          <w:szCs w:val="24"/>
        </w:rPr>
        <w:t>, ăn lạt, giảm cân</w:t>
      </w:r>
      <w:r>
        <w:rPr>
          <w:rFonts w:ascii="Times New Roman" w:hAnsi="Times New Roman" w:cs="Times New Roman"/>
          <w:sz w:val="24"/>
          <w:szCs w:val="24"/>
        </w:rPr>
        <w:t xml:space="preserve">), </w:t>
      </w:r>
      <w:r w:rsidR="00671CAA">
        <w:rPr>
          <w:rFonts w:ascii="Times New Roman" w:hAnsi="Times New Roman" w:cs="Times New Roman"/>
          <w:sz w:val="24"/>
          <w:szCs w:val="24"/>
        </w:rPr>
        <w:t xml:space="preserve">aspirin suốt đời, </w:t>
      </w:r>
      <w:r w:rsidR="007D1362">
        <w:rPr>
          <w:rFonts w:ascii="Times New Roman" w:hAnsi="Times New Roman" w:cs="Times New Roman"/>
          <w:sz w:val="24"/>
          <w:szCs w:val="24"/>
        </w:rPr>
        <w:t xml:space="preserve">DAPT sau đặt stent, </w:t>
      </w:r>
      <w:r w:rsidR="00716BCA">
        <w:rPr>
          <w:rFonts w:ascii="Times New Roman" w:hAnsi="Times New Roman" w:cs="Times New Roman"/>
          <w:sz w:val="24"/>
          <w:szCs w:val="24"/>
        </w:rPr>
        <w:t>statin</w:t>
      </w:r>
      <w:r w:rsidRPr="7CA1D499" w:rsidR="68234183">
        <w:rPr>
          <w:rFonts w:ascii="Times New Roman" w:hAnsi="Times New Roman" w:cs="Times New Roman"/>
          <w:sz w:val="24"/>
          <w:szCs w:val="24"/>
        </w:rPr>
        <w:t>, mục tiêu LDL &lt; 55mg%, HDL &gt; 40mg%</w:t>
      </w:r>
      <w:r w:rsidR="17015F62">
        <w:br/>
      </w:r>
      <w:r w:rsidRPr="64AA9D77" w:rsidR="64AA9D77">
        <w:rPr>
          <w:rFonts w:ascii="Times New Roman" w:hAnsi="Times New Roman" w:cs="Times New Roman"/>
          <w:sz w:val="24"/>
          <w:szCs w:val="24"/>
        </w:rPr>
        <w:t xml:space="preserve">Đánh giá </w:t>
      </w:r>
      <w:r w:rsidRPr="1BAC2DC4" w:rsidR="1BAC2DC4">
        <w:rPr>
          <w:rFonts w:ascii="Times New Roman" w:hAnsi="Times New Roman" w:cs="Times New Roman"/>
          <w:sz w:val="24"/>
          <w:szCs w:val="24"/>
        </w:rPr>
        <w:t xml:space="preserve">Precise DAPT sau 4 </w:t>
      </w:r>
      <w:r w:rsidRPr="721276E5" w:rsidR="3945BAD6">
        <w:rPr>
          <w:rFonts w:ascii="Times New Roman" w:hAnsi="Times New Roman" w:cs="Times New Roman"/>
          <w:sz w:val="24"/>
          <w:szCs w:val="24"/>
        </w:rPr>
        <w:t xml:space="preserve">tuần đặt stent </w:t>
      </w:r>
      <w:r w:rsidRPr="721276E5" w:rsidR="721276E5">
        <w:rPr>
          <w:rFonts w:ascii="Times New Roman" w:hAnsi="Times New Roman" w:cs="Times New Roman"/>
          <w:sz w:val="24"/>
          <w:szCs w:val="24"/>
        </w:rPr>
        <w:t>đánh giá nguy cơ khi sử dụng DAPT</w:t>
      </w:r>
    </w:p>
    <w:p w:rsidRPr="00FA3F29" w:rsidR="00757AFB" w:rsidP="00E825BB" w:rsidRDefault="00757AFB" w14:paraId="3288757B" w14:textId="3EF0F76E">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lang w:val="vi-VN"/>
        </w:rPr>
        <w:t>Điều trị tăng huyết áp</w:t>
      </w:r>
      <w:r w:rsidR="002C1E4E">
        <w:rPr>
          <w:rFonts w:ascii="Times New Roman" w:hAnsi="Times New Roman" w:cs="Times New Roman"/>
          <w:sz w:val="24"/>
          <w:szCs w:val="24"/>
        </w:rPr>
        <w:t>: Huyết áp mục tiêu 130/</w:t>
      </w:r>
      <w:r w:rsidR="001546A2">
        <w:rPr>
          <w:rFonts w:ascii="Times New Roman" w:hAnsi="Times New Roman" w:cs="Times New Roman"/>
          <w:sz w:val="24"/>
          <w:szCs w:val="24"/>
        </w:rPr>
        <w:t>80 mmHg</w:t>
      </w:r>
    </w:p>
    <w:p w:rsidRPr="00E825BB" w:rsidR="00757AFB" w:rsidP="00E825BB" w:rsidRDefault="00757AFB" w14:paraId="542DC187" w14:textId="16C81A8A">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lang w:val="vi-VN"/>
        </w:rPr>
        <w:t>Điều trị đái tháo đường</w:t>
      </w:r>
      <w:r w:rsidR="001546A2">
        <w:rPr>
          <w:rFonts w:ascii="Times New Roman" w:hAnsi="Times New Roman" w:cs="Times New Roman"/>
          <w:sz w:val="24"/>
          <w:szCs w:val="24"/>
        </w:rPr>
        <w:t>. HbA1c mục tiêu 7%</w:t>
      </w:r>
    </w:p>
    <w:p w:rsidRPr="00970D6A" w:rsidR="00C443C7" w:rsidP="00F21994" w:rsidRDefault="00E825BB" w14:paraId="402C35DF" w14:textId="6C8FA7AD">
      <w:pPr>
        <w:pStyle w:val="ListParagraph"/>
        <w:numPr>
          <w:ilvl w:val="0"/>
          <w:numId w:val="4"/>
        </w:numPr>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rPr>
        <w:t>Toa thuốc nội viện</w:t>
      </w:r>
    </w:p>
    <w:p w:rsidRPr="00916C33" w:rsidR="00E31348" w:rsidP="00916C33" w:rsidRDefault="00916C33" w14:paraId="41DC58FD" w14:textId="58E60E4A">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lang w:val="vi-VN"/>
        </w:rPr>
        <w:t>Aspirin 81mg 1 viên (uống) sáng sau ăn</w:t>
      </w:r>
    </w:p>
    <w:p w:rsidRPr="00916C33" w:rsidR="00916C33" w:rsidP="00916C33" w:rsidRDefault="00916C33" w14:paraId="1896EBB1" w14:textId="251C1BA6">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lang w:val="vi-VN"/>
        </w:rPr>
        <w:t xml:space="preserve">Clopidogrel 75mg 1 viên (uống) sáng sau ăn </w:t>
      </w:r>
    </w:p>
    <w:p w:rsidRPr="00542D10" w:rsidR="00916C33" w:rsidP="00916C33" w:rsidRDefault="00542D10" w14:paraId="152A52BE" w14:textId="1360B400">
      <w:pPr>
        <w:pStyle w:val="ListParagraph"/>
        <w:numPr>
          <w:ilvl w:val="0"/>
          <w:numId w:val="21"/>
        </w:numPr>
        <w:spacing w:after="0" w:line="276" w:lineRule="auto"/>
        <w:ind w:left="993" w:hanging="283"/>
        <w:jc w:val="both"/>
        <w:rPr>
          <w:rFonts w:ascii="Times New Roman" w:hAnsi="Times New Roman" w:cs="Times New Roman"/>
          <w:sz w:val="24"/>
          <w:szCs w:val="24"/>
        </w:rPr>
      </w:pPr>
      <w:r w:rsidRPr="00542D10">
        <w:rPr>
          <w:rFonts w:ascii="Times New Roman" w:hAnsi="Times New Roman" w:cs="Times New Roman"/>
          <w:sz w:val="24"/>
          <w:szCs w:val="24"/>
          <w:lang w:val="vi-VN"/>
        </w:rPr>
        <w:t>Franilax 50/20mg</w:t>
      </w:r>
      <w:r>
        <w:rPr>
          <w:rFonts w:ascii="Times New Roman" w:hAnsi="Times New Roman" w:cs="Times New Roman"/>
          <w:sz w:val="24"/>
          <w:szCs w:val="24"/>
          <w:lang w:val="vi-VN"/>
        </w:rPr>
        <w:t xml:space="preserve"> 1 viên (uống) chiều sau ăn </w:t>
      </w:r>
    </w:p>
    <w:p w:rsidRPr="004F444E" w:rsidR="00542D10" w:rsidP="00916C33" w:rsidRDefault="00B56E9B" w14:paraId="7FE626FB" w14:textId="4F15BDDD">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lang w:val="vi-VN"/>
        </w:rPr>
        <w:t>Enalapril 5mg ½ viên x 2 (uống)</w:t>
      </w:r>
      <w:r w:rsidR="004F444E">
        <w:rPr>
          <w:rFonts w:ascii="Times New Roman" w:hAnsi="Times New Roman" w:cs="Times New Roman"/>
          <w:sz w:val="24"/>
          <w:szCs w:val="24"/>
          <w:lang w:val="vi-VN"/>
        </w:rPr>
        <w:t xml:space="preserve"> sáng, chiều sau ăn</w:t>
      </w:r>
    </w:p>
    <w:p w:rsidRPr="00F61375" w:rsidR="004F444E" w:rsidP="00916C33" w:rsidRDefault="00E7473A" w14:paraId="1021B91B" w14:textId="60BFA411">
      <w:pPr>
        <w:pStyle w:val="ListParagraph"/>
        <w:numPr>
          <w:ilvl w:val="0"/>
          <w:numId w:val="21"/>
        </w:numPr>
        <w:spacing w:after="0" w:line="276" w:lineRule="auto"/>
        <w:ind w:left="993" w:hanging="283"/>
        <w:jc w:val="both"/>
        <w:rPr>
          <w:rFonts w:ascii="Times New Roman" w:hAnsi="Times New Roman" w:cs="Times New Roman"/>
          <w:sz w:val="24"/>
          <w:szCs w:val="24"/>
        </w:rPr>
      </w:pPr>
      <w:r w:rsidRPr="00E7473A">
        <w:rPr>
          <w:rFonts w:ascii="Times New Roman" w:hAnsi="Times New Roman" w:cs="Times New Roman"/>
          <w:sz w:val="24"/>
          <w:szCs w:val="24"/>
          <w:lang w:val="vi-VN"/>
        </w:rPr>
        <w:t>Atorvastatin</w:t>
      </w:r>
      <w:r>
        <w:rPr>
          <w:rFonts w:ascii="Times New Roman" w:hAnsi="Times New Roman" w:cs="Times New Roman"/>
          <w:sz w:val="24"/>
          <w:szCs w:val="24"/>
          <w:lang w:val="vi-VN"/>
        </w:rPr>
        <w:t xml:space="preserve"> 40mg 1 viên (uống) </w:t>
      </w:r>
      <w:r w:rsidR="00323856">
        <w:rPr>
          <w:rFonts w:ascii="Times New Roman" w:hAnsi="Times New Roman" w:cs="Times New Roman"/>
          <w:sz w:val="24"/>
          <w:szCs w:val="24"/>
          <w:lang w:val="vi-VN"/>
        </w:rPr>
        <w:t xml:space="preserve">chiều sau ăn </w:t>
      </w:r>
    </w:p>
    <w:p w:rsidRPr="00323856" w:rsidR="00F61375" w:rsidP="00916C33" w:rsidRDefault="00A437BA" w14:paraId="5EEA545A" w14:textId="0FF7F5EB">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Dapagliflozin</w:t>
      </w:r>
      <w:r w:rsidR="0044357D">
        <w:rPr>
          <w:rFonts w:ascii="Times New Roman" w:hAnsi="Times New Roman" w:cs="Times New Roman"/>
          <w:sz w:val="24"/>
          <w:szCs w:val="24"/>
        </w:rPr>
        <w:t xml:space="preserve"> 10mg 1 viên uống sáng </w:t>
      </w:r>
      <w:r>
        <w:rPr>
          <w:rFonts w:ascii="Times New Roman" w:hAnsi="Times New Roman" w:cs="Times New Roman"/>
          <w:sz w:val="24"/>
          <w:szCs w:val="24"/>
        </w:rPr>
        <w:t>sau</w:t>
      </w:r>
      <w:r w:rsidR="0044357D">
        <w:rPr>
          <w:rFonts w:ascii="Times New Roman" w:hAnsi="Times New Roman" w:cs="Times New Roman"/>
          <w:sz w:val="24"/>
          <w:szCs w:val="24"/>
        </w:rPr>
        <w:t xml:space="preserve"> ăn</w:t>
      </w:r>
    </w:p>
    <w:p w:rsidRPr="00323856" w:rsidR="00A437BA" w:rsidP="00916C33" w:rsidRDefault="00A437BA" w14:paraId="6F47C48F" w14:textId="0FF7F5EB">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rPr>
        <w:t>Linagliptin 5mg 1 viên uống sáng sau ăn</w:t>
      </w:r>
      <w:r>
        <w:tab/>
      </w:r>
    </w:p>
    <w:p w:rsidRPr="00F56A51" w:rsidR="00323856" w:rsidP="00916C33" w:rsidRDefault="00903163" w14:paraId="33060F5F" w14:textId="5390BE5E">
      <w:pPr>
        <w:pStyle w:val="ListParagraph"/>
        <w:numPr>
          <w:ilvl w:val="0"/>
          <w:numId w:val="21"/>
        </w:numPr>
        <w:spacing w:after="0" w:line="276" w:lineRule="auto"/>
        <w:ind w:left="993" w:hanging="283"/>
        <w:jc w:val="both"/>
        <w:rPr>
          <w:rFonts w:ascii="Times New Roman" w:hAnsi="Times New Roman" w:cs="Times New Roman"/>
          <w:sz w:val="24"/>
          <w:szCs w:val="24"/>
        </w:rPr>
      </w:pPr>
      <w:r>
        <w:rPr>
          <w:rFonts w:ascii="Times New Roman" w:hAnsi="Times New Roman" w:cs="Times New Roman"/>
          <w:sz w:val="24"/>
          <w:szCs w:val="24"/>
          <w:lang w:val="vi-VN"/>
        </w:rPr>
        <w:t xml:space="preserve">Pantoprazol 40mg </w:t>
      </w:r>
      <w:r w:rsidR="00A940CE">
        <w:rPr>
          <w:rFonts w:ascii="Times New Roman" w:hAnsi="Times New Roman" w:cs="Times New Roman"/>
          <w:sz w:val="24"/>
          <w:szCs w:val="24"/>
          <w:lang w:val="vi-VN"/>
        </w:rPr>
        <w:t xml:space="preserve">1 viên (uống) sáng trước ăn 30 phút </w:t>
      </w:r>
    </w:p>
    <w:p w:rsidRPr="00C91F13" w:rsidR="00C91F13" w:rsidP="00C91F13" w:rsidRDefault="00C91F13" w14:paraId="36CB32CC" w14:textId="04C92953">
      <w:pPr>
        <w:pStyle w:val="ListParagraph"/>
        <w:spacing w:after="0" w:line="276" w:lineRule="auto"/>
        <w:ind w:left="993"/>
        <w:jc w:val="both"/>
        <w:rPr>
          <w:rFonts w:ascii="Times New Roman" w:hAnsi="Times New Roman" w:cs="Times New Roman"/>
          <w:sz w:val="24"/>
          <w:szCs w:val="24"/>
        </w:rPr>
      </w:pPr>
      <w:r>
        <w:rPr>
          <w:rFonts w:ascii="Times New Roman" w:hAnsi="Times New Roman" w:cs="Times New Roman"/>
          <w:sz w:val="24"/>
          <w:szCs w:val="24"/>
        </w:rPr>
        <w:t>Theo dõi sinh hiệu mỗi 8 giờ</w:t>
      </w:r>
    </w:p>
    <w:p w:rsidR="00F56A51" w:rsidP="00F127DA" w:rsidRDefault="00C91F13" w14:paraId="560F9D51" w14:textId="29BCD15C">
      <w:pPr>
        <w:pStyle w:val="ListParagraph"/>
        <w:spacing w:after="0" w:line="276" w:lineRule="auto"/>
        <w:ind w:left="993"/>
        <w:jc w:val="both"/>
        <w:rPr>
          <w:rFonts w:ascii="Times New Roman" w:hAnsi="Times New Roman" w:cs="Times New Roman"/>
          <w:sz w:val="24"/>
          <w:szCs w:val="24"/>
        </w:rPr>
      </w:pPr>
      <w:r>
        <w:rPr>
          <w:rFonts w:ascii="Times New Roman" w:hAnsi="Times New Roman" w:cs="Times New Roman"/>
          <w:sz w:val="24"/>
          <w:szCs w:val="24"/>
        </w:rPr>
        <w:t>Chế độ ăn tăng huyết áp – đái tháo đường</w:t>
      </w:r>
    </w:p>
    <w:p w:rsidRPr="00916C33" w:rsidR="00C91F13" w:rsidP="00F127DA" w:rsidRDefault="00C91F13" w14:paraId="7228FE9D" w14:textId="4F7B0733">
      <w:pPr>
        <w:pStyle w:val="ListParagraph"/>
        <w:spacing w:after="0" w:line="276"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Chăm sóc cấp II</w:t>
      </w:r>
    </w:p>
    <w:sectPr w:rsidRPr="00916C33" w:rsidR="00C91F13" w:rsidSect="001C18D9">
      <w:type w:val="continuous"/>
      <w:pgSz w:w="12240" w:h="15840"/>
      <w:pgMar w:top="720" w:right="720" w:bottom="720" w:left="720" w:header="72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UH" w:author="Ung Nguyễn Vũ Hoàng" w:date="2022-06-14T21:23:00Z" w:id="2">
    <w:p w:rsidR="721276E5" w:rsidRDefault="721276E5" w14:paraId="6FF3F850" w14:textId="14422F15">
      <w:pPr>
        <w:pStyle w:val="CommentText"/>
      </w:pPr>
      <w:r>
        <w:t>Cái này ghi thêm là không ai có bệnh lý tim mạch sớm trong gia đình.  (nam &lt; 55, nữ &lt; 65)</w:t>
      </w:r>
      <w:r>
        <w:rPr>
          <w:rStyle w:val="CommentReference"/>
        </w:rPr>
        <w:annotationRef/>
      </w:r>
    </w:p>
  </w:comment>
  <w:comment w:initials="UH" w:author="Ung Nguyễn Vũ Hoàng" w:date="2022-06-14T20:51:00Z" w:id="3">
    <w:p w:rsidR="2E24BF27" w:rsidRDefault="2E24BF27" w14:paraId="1E9BC998" w14:textId="11A73948">
      <w:r>
        <w:t>Này thấy ghi mà ko có chẩn đoán sơ bộ nè</w:t>
      </w:r>
      <w:r>
        <w:annotationRef/>
      </w:r>
    </w:p>
  </w:comment>
  <w:comment w:initials="GH" w:author="Giang Lưu Thanh Hoàng" w:date="2022-06-14T21:53:00Z" w:id="4">
    <w:p w:rsidR="0E08D2F1" w:rsidRDefault="0E08D2F1" w14:paraId="30A1F17E" w14:textId="5E54C752">
      <w:pPr>
        <w:pStyle w:val="CommentText"/>
      </w:pPr>
      <w:r>
        <w:t>cái tiêu chuẩn framingham có 2 tiêu chuẩn chính là suy tim giờ có sài nữa hông vậy? T thây bà nay có tim lớn, TMC nổi nè</w:t>
      </w:r>
      <w:r>
        <w:rPr>
          <w:rStyle w:val="CommentReference"/>
        </w:rPr>
        <w:annotationRef/>
      </w:r>
    </w:p>
  </w:comment>
  <w:comment w:initials="UH" w:author="Ung Nguyễn Vũ Hoàng" w:date="2022-06-14T21:05:00Z" w:id="5">
    <w:p w:rsidR="7CA1D499" w:rsidRDefault="7CA1D499" w14:paraId="193EDB1C" w14:textId="300FF668">
      <w:pPr>
        <w:pStyle w:val="CommentText"/>
      </w:pPr>
      <w:r>
        <w:t>Cái này có LS nghi ngờ lớn thất trái nên Cái tiêu chuẩn thất trái làm cả Solokow-Lyon và Cornell luôn để đảm bảo nha.</w:t>
      </w:r>
      <w:r>
        <w:rPr>
          <w:rStyle w:val="CommentReference"/>
        </w:rPr>
        <w:annotationRef/>
      </w:r>
    </w:p>
  </w:comment>
  <w:comment w:initials="UH" w:author="Ung Nguyễn Vũ Hoàng" w:date="2022-06-14T21:06:00Z" w:id="6">
    <w:p w:rsidR="7CA1D499" w:rsidRDefault="7CA1D499" w14:paraId="3EAA07E0" w14:textId="7607FCE0">
      <w:pPr>
        <w:pStyle w:val="CommentText"/>
      </w:pPr>
      <w:r>
        <w:t>Đừng ghi ô. Do cái phía sau biên độ nó là 5mm/mV nên ghi ô là bị lộn á</w:t>
      </w:r>
      <w:r>
        <w:rPr>
          <w:rStyle w:val="CommentReference"/>
        </w:rPr>
        <w:annotationRef/>
      </w:r>
    </w:p>
  </w:comment>
  <w:comment w:initials="UH" w:author="Ung Nguyễn Vũ Hoàng" w:date="2022-06-14T21:10:00Z" w:id="7">
    <w:p w:rsidR="7CA1D499" w:rsidRDefault="7CA1D499" w14:paraId="08BF6709" w14:textId="4D0B7E3E">
      <w:pPr>
        <w:pStyle w:val="CommentText"/>
      </w:pPr>
      <w:r>
        <w:t>Lưu đồ là:</w:t>
      </w:r>
      <w:r>
        <w:rPr>
          <w:rStyle w:val="CommentReference"/>
        </w:rPr>
        <w:annotationRef/>
      </w:r>
    </w:p>
    <w:p w:rsidR="7CA1D499" w:rsidRDefault="7CA1D499" w14:paraId="24C1771E" w14:textId="2A183734">
      <w:pPr>
        <w:pStyle w:val="CommentText"/>
      </w:pPr>
      <w:r>
        <w:t>-CÓ triệu chứng điển hình (Cái diện đập mỏm tim lệch là đủ điển hình theo ESC rồi)</w:t>
      </w:r>
    </w:p>
    <w:p w:rsidR="7CA1D499" w:rsidRDefault="7CA1D499" w14:paraId="32F7563D" w14:textId="3CB036B7">
      <w:pPr>
        <w:pStyle w:val="CommentText"/>
      </w:pPr>
      <w:r>
        <w:t>-Có nguy cơ: THA lâu năm ...</w:t>
      </w:r>
    </w:p>
    <w:p w:rsidR="7CA1D499" w:rsidRDefault="7CA1D499" w14:paraId="7BD4EBDB" w14:textId="5CA5EB94">
      <w:pPr>
        <w:pStyle w:val="CommentText"/>
      </w:pPr>
      <w:r>
        <w:t>-Lại có Nt-ProBNP &gt; 125ng/L</w:t>
      </w:r>
    </w:p>
    <w:p w:rsidR="7CA1D499" w:rsidRDefault="7CA1D499" w14:paraId="04EAAF9C" w14:textId="2F64129F">
      <w:pPr>
        <w:pStyle w:val="CommentText"/>
      </w:pPr>
      <w:r>
        <w:t>=&gt; Làm ECG</w:t>
      </w:r>
    </w:p>
    <w:p w:rsidR="7CA1D499" w:rsidRDefault="7CA1D499" w14:paraId="2CDA8EA8" w14:textId="670C4429">
      <w:pPr>
        <w:pStyle w:val="CommentText"/>
      </w:pPr>
      <w:r>
        <w:t xml:space="preserve">Nếu ECG mà có bất thường thì càng ủng hộ </w:t>
      </w:r>
    </w:p>
    <w:p w:rsidR="7CA1D499" w:rsidRDefault="7CA1D499" w14:paraId="7EF3CCAD" w14:textId="23F847D7">
      <w:pPr>
        <w:pStyle w:val="CommentText"/>
      </w:pPr>
      <w:r>
        <w:t>=&gt; Cần làm siêu âm tim =&gt; thấy có bất thường mà EF còn &gt; 50% thì có thể là Suy tim EF bảo tồn ...</w:t>
      </w:r>
    </w:p>
  </w:comment>
  <w:comment w:initials="UH" w:author="Ung Nguyễn Vũ Hoàng" w:date="2022-06-14T21:13:00Z" w:id="8">
    <w:p w:rsidR="7CA1D499" w:rsidRDefault="7CA1D499" w14:paraId="400A3069" w14:textId="674987A3">
      <w:pPr>
        <w:pStyle w:val="CommentText"/>
      </w:pPr>
      <w:r>
        <w:t>Theo dõi lâm sàng không có các dấu hiệu nhiễm trùng:</w:t>
      </w:r>
      <w:r>
        <w:rPr>
          <w:rStyle w:val="CommentReference"/>
        </w:rPr>
        <w:annotationRef/>
      </w:r>
    </w:p>
    <w:p w:rsidR="7CA1D499" w:rsidRDefault="7CA1D499" w14:paraId="76C99317" w14:textId="0D5A3C3A">
      <w:pPr>
        <w:pStyle w:val="CommentText"/>
      </w:pPr>
      <w:r>
        <w:t>-Cần tìm nhiễm trùng ẩn khác như nhiễm trùng tiểu = TPTNT</w:t>
      </w:r>
    </w:p>
  </w:comment>
  <w:comment w:initials="NTMĐ" w:author="Nguyễn Trần Minh Đức" w:date="2022-06-14T22:29:00Z" w:id="9">
    <w:p w:rsidRPr="00A4457B" w:rsidR="00A4457B" w:rsidP="00A4457B" w:rsidRDefault="00AF6C61" w14:paraId="3E6E067E" w14:textId="77777777">
      <w:pPr>
        <w:rPr>
          <w:sz w:val="20"/>
          <w:szCs w:val="20"/>
        </w:rPr>
      </w:pPr>
      <w:r>
        <w:rPr>
          <w:rStyle w:val="CommentReference"/>
        </w:rPr>
        <w:annotationRef/>
      </w:r>
      <w:r w:rsidRPr="00A4457B" w:rsidR="00A4457B">
        <w:rPr>
          <w:sz w:val="20"/>
          <w:szCs w:val="20"/>
        </w:rPr>
        <w:t>12. ACEIs for patients with CHF, LV dysfunction (EF &lt;0.40), hypertension, or diabetes. (Level of Evidence: A)</w:t>
      </w:r>
    </w:p>
    <w:p w:rsidR="00AF6C61" w:rsidRDefault="00A26150" w14:paraId="0EF5F964" w14:textId="121A46EC">
      <w:pPr>
        <w:pStyle w:val="CommentText"/>
      </w:pPr>
      <w:r w:rsidRPr="00A26150">
        <w:t>https://www.ahajournals.org/doi/10.1161/01.CIR.102.10.1193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F3F850" w15:done="0"/>
  <w15:commentEx w15:paraId="1E9BC998" w15:done="0"/>
  <w15:commentEx w15:paraId="30A1F17E" w15:paraIdParent="1E9BC998" w15:done="0"/>
  <w15:commentEx w15:paraId="193EDB1C" w15:done="0"/>
  <w15:commentEx w15:paraId="3EAA07E0" w15:paraIdParent="193EDB1C" w15:done="0"/>
  <w15:commentEx w15:paraId="7EF3CCAD" w15:done="0"/>
  <w15:commentEx w15:paraId="76C99317" w15:done="0"/>
  <w15:commentEx w15:paraId="0EF5F9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1AB9C77" w16cex:dateUtc="2022-06-14T14:23:00Z"/>
  <w16cex:commentExtensible w16cex:durableId="2CD8B169" w16cex:dateUtc="2022-06-14T13:51:00Z"/>
  <w16cex:commentExtensible w16cex:durableId="47D5AD6E" w16cex:dateUtc="2022-06-14T14:53:00Z"/>
  <w16cex:commentExtensible w16cex:durableId="072D6859" w16cex:dateUtc="2022-06-14T14:05:00Z"/>
  <w16cex:commentExtensible w16cex:durableId="389352F7" w16cex:dateUtc="2022-06-14T14:06:00Z"/>
  <w16cex:commentExtensible w16cex:durableId="229F53EC" w16cex:dateUtc="2022-06-14T14:10:00Z"/>
  <w16cex:commentExtensible w16cex:durableId="3D24A9B9" w16cex:dateUtc="2022-06-14T14:13:00Z"/>
  <w16cex:commentExtensible w16cex:durableId="26538A52" w16cex:dateUtc="2022-06-14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F3F850" w16cid:durableId="71AB9C77"/>
  <w16cid:commentId w16cid:paraId="1E9BC998" w16cid:durableId="2CD8B169"/>
  <w16cid:commentId w16cid:paraId="30A1F17E" w16cid:durableId="47D5AD6E"/>
  <w16cid:commentId w16cid:paraId="193EDB1C" w16cid:durableId="072D6859"/>
  <w16cid:commentId w16cid:paraId="3EAA07E0" w16cid:durableId="389352F7"/>
  <w16cid:commentId w16cid:paraId="7EF3CCAD" w16cid:durableId="229F53EC"/>
  <w16cid:commentId w16cid:paraId="76C99317" w16cid:durableId="3D24A9B9"/>
  <w16cid:commentId w16cid:paraId="0EF5F964" w16cid:durableId="26538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299B" w:rsidP="00604115" w:rsidRDefault="00D6299B" w14:paraId="610DDD6B" w14:textId="77777777">
      <w:pPr>
        <w:spacing w:after="0" w:line="240" w:lineRule="auto"/>
      </w:pPr>
      <w:r>
        <w:separator/>
      </w:r>
    </w:p>
  </w:endnote>
  <w:endnote w:type="continuationSeparator" w:id="0">
    <w:p w:rsidR="00D6299B" w:rsidP="00604115" w:rsidRDefault="00D6299B" w14:paraId="1120F816" w14:textId="77777777">
      <w:pPr>
        <w:spacing w:after="0" w:line="240" w:lineRule="auto"/>
      </w:pPr>
      <w:r>
        <w:continuationSeparator/>
      </w:r>
    </w:p>
  </w:endnote>
  <w:endnote w:type="continuationNotice" w:id="1">
    <w:p w:rsidR="00D6299B" w:rsidRDefault="00D6299B" w14:paraId="221F242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339758"/>
      <w:docPartObj>
        <w:docPartGallery w:val="Page Numbers (Bottom of Page)"/>
        <w:docPartUnique/>
      </w:docPartObj>
    </w:sdtPr>
    <w:sdtEndPr>
      <w:rPr>
        <w:rFonts w:ascii="Times New Roman" w:hAnsi="Times New Roman" w:cs="Times New Roman"/>
        <w:color w:val="767171" w:themeColor="background2" w:themeShade="80"/>
      </w:rPr>
    </w:sdtEndPr>
    <w:sdtContent>
      <w:p w:rsidRPr="001F5DD5" w:rsidR="001F5DD5" w:rsidRDefault="001F5DD5" w14:paraId="0A98B9E0" w14:textId="0226940A">
        <w:pPr>
          <w:pStyle w:val="Footer"/>
          <w:jc w:val="center"/>
          <w:rPr>
            <w:rFonts w:ascii="Times New Roman" w:hAnsi="Times New Roman" w:cs="Times New Roman"/>
            <w:color w:val="767171" w:themeColor="background2" w:themeShade="80"/>
          </w:rPr>
        </w:pPr>
        <w:r w:rsidRPr="001F5DD5">
          <w:rPr>
            <w:rFonts w:ascii="Times New Roman" w:hAnsi="Times New Roman" w:cs="Times New Roman"/>
            <w:color w:val="767171" w:themeColor="background2" w:themeShade="80"/>
          </w:rPr>
          <w:fldChar w:fldCharType="begin"/>
        </w:r>
        <w:r w:rsidRPr="001F5DD5">
          <w:rPr>
            <w:rFonts w:ascii="Times New Roman" w:hAnsi="Times New Roman" w:cs="Times New Roman"/>
            <w:color w:val="767171" w:themeColor="background2" w:themeShade="80"/>
          </w:rPr>
          <w:instrText>PAGE   \* MERGEFORMAT</w:instrText>
        </w:r>
        <w:r w:rsidRPr="001F5DD5">
          <w:rPr>
            <w:rFonts w:ascii="Times New Roman" w:hAnsi="Times New Roman" w:cs="Times New Roman"/>
            <w:color w:val="767171" w:themeColor="background2" w:themeShade="80"/>
          </w:rPr>
          <w:fldChar w:fldCharType="separate"/>
        </w:r>
        <w:r w:rsidRPr="001F5DD5">
          <w:rPr>
            <w:rFonts w:ascii="Times New Roman" w:hAnsi="Times New Roman" w:cs="Times New Roman"/>
            <w:color w:val="767171" w:themeColor="background2" w:themeShade="80"/>
            <w:lang w:val="vi-VN"/>
          </w:rPr>
          <w:t>2</w:t>
        </w:r>
        <w:r w:rsidRPr="001F5DD5">
          <w:rPr>
            <w:rFonts w:ascii="Times New Roman" w:hAnsi="Times New Roman" w:cs="Times New Roman"/>
            <w:color w:val="767171" w:themeColor="background2" w:themeShade="80"/>
          </w:rPr>
          <w:fldChar w:fldCharType="end"/>
        </w:r>
      </w:p>
    </w:sdtContent>
  </w:sdt>
  <w:p w:rsidR="001F5DD5" w:rsidRDefault="001F5DD5" w14:paraId="2F2CF8C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299B" w:rsidP="00604115" w:rsidRDefault="00D6299B" w14:paraId="67D3D1F8" w14:textId="77777777">
      <w:pPr>
        <w:spacing w:after="0" w:line="240" w:lineRule="auto"/>
      </w:pPr>
      <w:r>
        <w:separator/>
      </w:r>
    </w:p>
  </w:footnote>
  <w:footnote w:type="continuationSeparator" w:id="0">
    <w:p w:rsidR="00D6299B" w:rsidP="00604115" w:rsidRDefault="00D6299B" w14:paraId="3F3E88ED" w14:textId="77777777">
      <w:pPr>
        <w:spacing w:after="0" w:line="240" w:lineRule="auto"/>
      </w:pPr>
      <w:r>
        <w:continuationSeparator/>
      </w:r>
    </w:p>
  </w:footnote>
  <w:footnote w:type="continuationNotice" w:id="1">
    <w:p w:rsidR="00D6299B" w:rsidRDefault="00D6299B" w14:paraId="744AD745"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4F43"/>
    <w:multiLevelType w:val="hybridMultilevel"/>
    <w:tmpl w:val="FAEE1DC2"/>
    <w:lvl w:ilvl="0" w:tplc="133C290C">
      <w:start w:val="1"/>
      <w:numFmt w:val="decimal"/>
      <w:lvlText w:val="%1."/>
      <w:lvlJc w:val="left"/>
      <w:pPr>
        <w:ind w:left="46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E5022"/>
    <w:multiLevelType w:val="hybridMultilevel"/>
    <w:tmpl w:val="87BCC1C0"/>
    <w:lvl w:ilvl="0" w:tplc="A0EE569E">
      <w:start w:val="2"/>
      <w:numFmt w:val="bullet"/>
      <w:lvlText w:val="-"/>
      <w:lvlJc w:val="left"/>
      <w:pPr>
        <w:ind w:left="1080" w:hanging="360"/>
      </w:pPr>
      <w:rPr>
        <w:rFonts w:hint="default" w:ascii="Times New Roman" w:hAnsi="Times New Roman" w:eastAsia="Calibri"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1C142CC"/>
    <w:multiLevelType w:val="hybridMultilevel"/>
    <w:tmpl w:val="A2D66598"/>
    <w:lvl w:ilvl="0" w:tplc="DEDE6B7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C125C"/>
    <w:multiLevelType w:val="hybridMultilevel"/>
    <w:tmpl w:val="AABC5DA6"/>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 w15:restartNumberingAfterBreak="0">
    <w:nsid w:val="1D3C2D99"/>
    <w:multiLevelType w:val="hybridMultilevel"/>
    <w:tmpl w:val="E1EEEA96"/>
    <w:lvl w:ilvl="0" w:tplc="1A0C8D44">
      <w:start w:val="1"/>
      <w:numFmt w:val="bullet"/>
      <w:lvlText w:val="-"/>
      <w:lvlJc w:val="left"/>
      <w:pPr>
        <w:ind w:left="720" w:hanging="360"/>
      </w:pPr>
      <w:rPr>
        <w:rFonts w:hint="default" w:ascii="Calibri" w:hAnsi="Calibri"/>
      </w:rPr>
    </w:lvl>
    <w:lvl w:ilvl="1" w:tplc="E6C6BB4C">
      <w:start w:val="1"/>
      <w:numFmt w:val="bullet"/>
      <w:lvlText w:val="o"/>
      <w:lvlJc w:val="left"/>
      <w:pPr>
        <w:ind w:left="1440" w:hanging="360"/>
      </w:pPr>
      <w:rPr>
        <w:rFonts w:hint="default" w:ascii="Courier New" w:hAnsi="Courier New"/>
      </w:rPr>
    </w:lvl>
    <w:lvl w:ilvl="2" w:tplc="03B461EA">
      <w:start w:val="1"/>
      <w:numFmt w:val="bullet"/>
      <w:lvlText w:val=""/>
      <w:lvlJc w:val="left"/>
      <w:pPr>
        <w:ind w:left="2160" w:hanging="360"/>
      </w:pPr>
      <w:rPr>
        <w:rFonts w:hint="default" w:ascii="Wingdings" w:hAnsi="Wingdings"/>
      </w:rPr>
    </w:lvl>
    <w:lvl w:ilvl="3" w:tplc="C9463A0E">
      <w:start w:val="1"/>
      <w:numFmt w:val="bullet"/>
      <w:lvlText w:val=""/>
      <w:lvlJc w:val="left"/>
      <w:pPr>
        <w:ind w:left="2880" w:hanging="360"/>
      </w:pPr>
      <w:rPr>
        <w:rFonts w:hint="default" w:ascii="Symbol" w:hAnsi="Symbol"/>
      </w:rPr>
    </w:lvl>
    <w:lvl w:ilvl="4" w:tplc="8B92C6B4">
      <w:start w:val="1"/>
      <w:numFmt w:val="bullet"/>
      <w:lvlText w:val="o"/>
      <w:lvlJc w:val="left"/>
      <w:pPr>
        <w:ind w:left="3600" w:hanging="360"/>
      </w:pPr>
      <w:rPr>
        <w:rFonts w:hint="default" w:ascii="Courier New" w:hAnsi="Courier New"/>
      </w:rPr>
    </w:lvl>
    <w:lvl w:ilvl="5" w:tplc="604A9280">
      <w:start w:val="1"/>
      <w:numFmt w:val="bullet"/>
      <w:lvlText w:val=""/>
      <w:lvlJc w:val="left"/>
      <w:pPr>
        <w:ind w:left="4320" w:hanging="360"/>
      </w:pPr>
      <w:rPr>
        <w:rFonts w:hint="default" w:ascii="Wingdings" w:hAnsi="Wingdings"/>
      </w:rPr>
    </w:lvl>
    <w:lvl w:ilvl="6" w:tplc="A3DA91A4">
      <w:start w:val="1"/>
      <w:numFmt w:val="bullet"/>
      <w:lvlText w:val=""/>
      <w:lvlJc w:val="left"/>
      <w:pPr>
        <w:ind w:left="5040" w:hanging="360"/>
      </w:pPr>
      <w:rPr>
        <w:rFonts w:hint="default" w:ascii="Symbol" w:hAnsi="Symbol"/>
      </w:rPr>
    </w:lvl>
    <w:lvl w:ilvl="7" w:tplc="B9BAB98C">
      <w:start w:val="1"/>
      <w:numFmt w:val="bullet"/>
      <w:lvlText w:val="o"/>
      <w:lvlJc w:val="left"/>
      <w:pPr>
        <w:ind w:left="5760" w:hanging="360"/>
      </w:pPr>
      <w:rPr>
        <w:rFonts w:hint="default" w:ascii="Courier New" w:hAnsi="Courier New"/>
      </w:rPr>
    </w:lvl>
    <w:lvl w:ilvl="8" w:tplc="9FA29F12">
      <w:start w:val="1"/>
      <w:numFmt w:val="bullet"/>
      <w:lvlText w:val=""/>
      <w:lvlJc w:val="left"/>
      <w:pPr>
        <w:ind w:left="6480" w:hanging="360"/>
      </w:pPr>
      <w:rPr>
        <w:rFonts w:hint="default" w:ascii="Wingdings" w:hAnsi="Wingdings"/>
      </w:rPr>
    </w:lvl>
  </w:abstractNum>
  <w:abstractNum w:abstractNumId="5" w15:restartNumberingAfterBreak="0">
    <w:nsid w:val="1F134176"/>
    <w:multiLevelType w:val="hybridMultilevel"/>
    <w:tmpl w:val="336051F0"/>
    <w:lvl w:ilvl="0" w:tplc="7E3C3E90">
      <w:start w:val="1"/>
      <w:numFmt w:val="bullet"/>
      <w:lvlText w:val="−"/>
      <w:lvlJc w:val="left"/>
      <w:pPr>
        <w:ind w:left="1429" w:hanging="360"/>
      </w:pPr>
      <w:rPr>
        <w:rFonts w:hint="default" w:ascii="Times New Roman" w:hAnsi="Times New Roman" w:cs="Times New Roman"/>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 w15:restartNumberingAfterBreak="0">
    <w:nsid w:val="2D943662"/>
    <w:multiLevelType w:val="hybridMultilevel"/>
    <w:tmpl w:val="038EC406"/>
    <w:lvl w:ilvl="0" w:tplc="042A0001">
      <w:start w:val="1"/>
      <w:numFmt w:val="bullet"/>
      <w:lvlText w:val=""/>
      <w:lvlJc w:val="left"/>
      <w:pPr>
        <w:ind w:left="1429" w:hanging="360"/>
      </w:pPr>
      <w:rPr>
        <w:rFonts w:hint="default" w:ascii="Symbol" w:hAnsi="Symbol"/>
      </w:rPr>
    </w:lvl>
    <w:lvl w:ilvl="1" w:tplc="042A0003" w:tentative="1">
      <w:start w:val="1"/>
      <w:numFmt w:val="bullet"/>
      <w:lvlText w:val="o"/>
      <w:lvlJc w:val="left"/>
      <w:pPr>
        <w:ind w:left="2149" w:hanging="360"/>
      </w:pPr>
      <w:rPr>
        <w:rFonts w:hint="default" w:ascii="Courier New" w:hAnsi="Courier New" w:cs="Courier New"/>
      </w:rPr>
    </w:lvl>
    <w:lvl w:ilvl="2" w:tplc="042A0005" w:tentative="1">
      <w:start w:val="1"/>
      <w:numFmt w:val="bullet"/>
      <w:lvlText w:val=""/>
      <w:lvlJc w:val="left"/>
      <w:pPr>
        <w:ind w:left="2869" w:hanging="360"/>
      </w:pPr>
      <w:rPr>
        <w:rFonts w:hint="default" w:ascii="Wingdings" w:hAnsi="Wingdings"/>
      </w:rPr>
    </w:lvl>
    <w:lvl w:ilvl="3" w:tplc="042A0001" w:tentative="1">
      <w:start w:val="1"/>
      <w:numFmt w:val="bullet"/>
      <w:lvlText w:val=""/>
      <w:lvlJc w:val="left"/>
      <w:pPr>
        <w:ind w:left="3589" w:hanging="360"/>
      </w:pPr>
      <w:rPr>
        <w:rFonts w:hint="default" w:ascii="Symbol" w:hAnsi="Symbol"/>
      </w:rPr>
    </w:lvl>
    <w:lvl w:ilvl="4" w:tplc="042A0003" w:tentative="1">
      <w:start w:val="1"/>
      <w:numFmt w:val="bullet"/>
      <w:lvlText w:val="o"/>
      <w:lvlJc w:val="left"/>
      <w:pPr>
        <w:ind w:left="4309" w:hanging="360"/>
      </w:pPr>
      <w:rPr>
        <w:rFonts w:hint="default" w:ascii="Courier New" w:hAnsi="Courier New" w:cs="Courier New"/>
      </w:rPr>
    </w:lvl>
    <w:lvl w:ilvl="5" w:tplc="042A0005" w:tentative="1">
      <w:start w:val="1"/>
      <w:numFmt w:val="bullet"/>
      <w:lvlText w:val=""/>
      <w:lvlJc w:val="left"/>
      <w:pPr>
        <w:ind w:left="5029" w:hanging="360"/>
      </w:pPr>
      <w:rPr>
        <w:rFonts w:hint="default" w:ascii="Wingdings" w:hAnsi="Wingdings"/>
      </w:rPr>
    </w:lvl>
    <w:lvl w:ilvl="6" w:tplc="042A0001" w:tentative="1">
      <w:start w:val="1"/>
      <w:numFmt w:val="bullet"/>
      <w:lvlText w:val=""/>
      <w:lvlJc w:val="left"/>
      <w:pPr>
        <w:ind w:left="5749" w:hanging="360"/>
      </w:pPr>
      <w:rPr>
        <w:rFonts w:hint="default" w:ascii="Symbol" w:hAnsi="Symbol"/>
      </w:rPr>
    </w:lvl>
    <w:lvl w:ilvl="7" w:tplc="042A0003" w:tentative="1">
      <w:start w:val="1"/>
      <w:numFmt w:val="bullet"/>
      <w:lvlText w:val="o"/>
      <w:lvlJc w:val="left"/>
      <w:pPr>
        <w:ind w:left="6469" w:hanging="360"/>
      </w:pPr>
      <w:rPr>
        <w:rFonts w:hint="default" w:ascii="Courier New" w:hAnsi="Courier New" w:cs="Courier New"/>
      </w:rPr>
    </w:lvl>
    <w:lvl w:ilvl="8" w:tplc="042A0005" w:tentative="1">
      <w:start w:val="1"/>
      <w:numFmt w:val="bullet"/>
      <w:lvlText w:val=""/>
      <w:lvlJc w:val="left"/>
      <w:pPr>
        <w:ind w:left="7189" w:hanging="360"/>
      </w:pPr>
      <w:rPr>
        <w:rFonts w:hint="default" w:ascii="Wingdings" w:hAnsi="Wingdings"/>
      </w:rPr>
    </w:lvl>
  </w:abstractNum>
  <w:abstractNum w:abstractNumId="7" w15:restartNumberingAfterBreak="0">
    <w:nsid w:val="32854D4E"/>
    <w:multiLevelType w:val="hybridMultilevel"/>
    <w:tmpl w:val="EDAC6AAC"/>
    <w:lvl w:ilvl="0" w:tplc="042A000B">
      <w:start w:val="1"/>
      <w:numFmt w:val="bullet"/>
      <w:lvlText w:val=""/>
      <w:lvlJc w:val="left"/>
      <w:pPr>
        <w:ind w:left="2509" w:hanging="360"/>
      </w:pPr>
      <w:rPr>
        <w:rFonts w:hint="default" w:ascii="Wingdings" w:hAnsi="Wingdings"/>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8" w15:restartNumberingAfterBreak="0">
    <w:nsid w:val="336309F2"/>
    <w:multiLevelType w:val="hybridMultilevel"/>
    <w:tmpl w:val="E592BFE0"/>
    <w:lvl w:ilvl="0" w:tplc="04090001">
      <w:start w:val="1"/>
      <w:numFmt w:val="bullet"/>
      <w:lvlText w:val=""/>
      <w:lvlJc w:val="left"/>
      <w:pPr>
        <w:ind w:left="1440" w:hanging="360"/>
      </w:pPr>
      <w:rPr>
        <w:rFonts w:hint="default" w:ascii="Symbol" w:hAnsi="Symbol"/>
      </w:rPr>
    </w:lvl>
    <w:lvl w:ilvl="1" w:tplc="C5946B80">
      <w:start w:val="1"/>
      <w:numFmt w:val="bullet"/>
      <w:lvlText w:val="▫"/>
      <w:lvlJc w:val="left"/>
      <w:pPr>
        <w:ind w:left="1440" w:hanging="360"/>
      </w:pPr>
      <w:rPr>
        <w:rFonts w:hint="default" w:ascii="Arial" w:hAnsi="Arial"/>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5CE5B55"/>
    <w:multiLevelType w:val="hybridMultilevel"/>
    <w:tmpl w:val="95A096F8"/>
    <w:lvl w:ilvl="0" w:tplc="FFFFFFFF">
      <w:start w:val="1"/>
      <w:numFmt w:val="bullet"/>
      <w:lvlText w:val=""/>
      <w:lvlJc w:val="left"/>
      <w:pPr>
        <w:ind w:left="1429" w:hanging="360"/>
      </w:pPr>
      <w:rPr>
        <w:rFonts w:hint="default" w:ascii="Symbol" w:hAnsi="Symbol"/>
      </w:rPr>
    </w:lvl>
    <w:lvl w:ilvl="1" w:tplc="C5946B80">
      <w:start w:val="1"/>
      <w:numFmt w:val="bullet"/>
      <w:lvlText w:val="▫"/>
      <w:lvlJc w:val="left"/>
      <w:pPr>
        <w:ind w:left="1440" w:hanging="360"/>
      </w:pPr>
      <w:rPr>
        <w:rFonts w:hint="default" w:ascii="Arial" w:hAnsi="Arial"/>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10" w15:restartNumberingAfterBreak="0">
    <w:nsid w:val="3EA04C07"/>
    <w:multiLevelType w:val="hybridMultilevel"/>
    <w:tmpl w:val="9956EDA4"/>
    <w:lvl w:ilvl="0" w:tplc="FFFFFFFF">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Arial" w:hAnsi="Arial"/>
      </w:rPr>
    </w:lvl>
    <w:lvl w:ilvl="2" w:tplc="7E3C3E90">
      <w:start w:val="1"/>
      <w:numFmt w:val="bullet"/>
      <w:lvlText w:val="−"/>
      <w:lvlJc w:val="left"/>
      <w:pPr>
        <w:ind w:left="2160" w:hanging="360"/>
      </w:pPr>
      <w:rPr>
        <w:rFonts w:hint="default" w:ascii="Times New Roman" w:hAnsi="Times New Roman" w:cs="Times New Roman"/>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 w15:restartNumberingAfterBreak="0">
    <w:nsid w:val="422D72CB"/>
    <w:multiLevelType w:val="hybridMultilevel"/>
    <w:tmpl w:val="2F6EDBAC"/>
    <w:lvl w:ilvl="0" w:tplc="229AD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A60381"/>
    <w:multiLevelType w:val="hybridMultilevel"/>
    <w:tmpl w:val="989895A6"/>
    <w:lvl w:ilvl="0" w:tplc="B8063792">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CD1A38"/>
    <w:multiLevelType w:val="hybridMultilevel"/>
    <w:tmpl w:val="0792DE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D24112E"/>
    <w:multiLevelType w:val="hybridMultilevel"/>
    <w:tmpl w:val="517A3C60"/>
    <w:lvl w:ilvl="0" w:tplc="04090001">
      <w:start w:val="1"/>
      <w:numFmt w:val="bullet"/>
      <w:lvlText w:val=""/>
      <w:lvlJc w:val="left"/>
      <w:pPr>
        <w:ind w:left="1429" w:hanging="360"/>
      </w:pPr>
      <w:rPr>
        <w:rFonts w:hint="default" w:ascii="Symbol" w:hAnsi="Symbol"/>
      </w:rPr>
    </w:lvl>
    <w:lvl w:ilvl="1" w:tplc="FFFFFFFF">
      <w:start w:val="1"/>
      <w:numFmt w:val="bullet"/>
      <w:lvlText w:val="o"/>
      <w:lvlJc w:val="left"/>
      <w:pPr>
        <w:ind w:left="2149" w:hanging="360"/>
      </w:pPr>
      <w:rPr>
        <w:rFonts w:hint="default" w:ascii="Courier New" w:hAnsi="Courier New" w:cs="Courier New"/>
      </w:rPr>
    </w:lvl>
    <w:lvl w:ilvl="2" w:tplc="FFFFFFFF" w:tentative="1">
      <w:start w:val="1"/>
      <w:numFmt w:val="bullet"/>
      <w:lvlText w:val=""/>
      <w:lvlJc w:val="left"/>
      <w:pPr>
        <w:ind w:left="2869" w:hanging="360"/>
      </w:pPr>
      <w:rPr>
        <w:rFonts w:hint="default" w:ascii="Wingdings" w:hAnsi="Wingdings"/>
      </w:rPr>
    </w:lvl>
    <w:lvl w:ilvl="3" w:tplc="FFFFFFFF" w:tentative="1">
      <w:start w:val="1"/>
      <w:numFmt w:val="bullet"/>
      <w:lvlText w:val=""/>
      <w:lvlJc w:val="left"/>
      <w:pPr>
        <w:ind w:left="3589" w:hanging="360"/>
      </w:pPr>
      <w:rPr>
        <w:rFonts w:hint="default" w:ascii="Symbol" w:hAnsi="Symbol"/>
      </w:rPr>
    </w:lvl>
    <w:lvl w:ilvl="4" w:tplc="FFFFFFFF" w:tentative="1">
      <w:start w:val="1"/>
      <w:numFmt w:val="bullet"/>
      <w:lvlText w:val="o"/>
      <w:lvlJc w:val="left"/>
      <w:pPr>
        <w:ind w:left="4309" w:hanging="360"/>
      </w:pPr>
      <w:rPr>
        <w:rFonts w:hint="default" w:ascii="Courier New" w:hAnsi="Courier New" w:cs="Courier New"/>
      </w:rPr>
    </w:lvl>
    <w:lvl w:ilvl="5" w:tplc="FFFFFFFF" w:tentative="1">
      <w:start w:val="1"/>
      <w:numFmt w:val="bullet"/>
      <w:lvlText w:val=""/>
      <w:lvlJc w:val="left"/>
      <w:pPr>
        <w:ind w:left="5029" w:hanging="360"/>
      </w:pPr>
      <w:rPr>
        <w:rFonts w:hint="default" w:ascii="Wingdings" w:hAnsi="Wingdings"/>
      </w:rPr>
    </w:lvl>
    <w:lvl w:ilvl="6" w:tplc="FFFFFFFF" w:tentative="1">
      <w:start w:val="1"/>
      <w:numFmt w:val="bullet"/>
      <w:lvlText w:val=""/>
      <w:lvlJc w:val="left"/>
      <w:pPr>
        <w:ind w:left="5749" w:hanging="360"/>
      </w:pPr>
      <w:rPr>
        <w:rFonts w:hint="default" w:ascii="Symbol" w:hAnsi="Symbol"/>
      </w:rPr>
    </w:lvl>
    <w:lvl w:ilvl="7" w:tplc="FFFFFFFF" w:tentative="1">
      <w:start w:val="1"/>
      <w:numFmt w:val="bullet"/>
      <w:lvlText w:val="o"/>
      <w:lvlJc w:val="left"/>
      <w:pPr>
        <w:ind w:left="6469" w:hanging="360"/>
      </w:pPr>
      <w:rPr>
        <w:rFonts w:hint="default" w:ascii="Courier New" w:hAnsi="Courier New" w:cs="Courier New"/>
      </w:rPr>
    </w:lvl>
    <w:lvl w:ilvl="8" w:tplc="FFFFFFFF" w:tentative="1">
      <w:start w:val="1"/>
      <w:numFmt w:val="bullet"/>
      <w:lvlText w:val=""/>
      <w:lvlJc w:val="left"/>
      <w:pPr>
        <w:ind w:left="7189" w:hanging="360"/>
      </w:pPr>
      <w:rPr>
        <w:rFonts w:hint="default" w:ascii="Wingdings" w:hAnsi="Wingdings"/>
      </w:rPr>
    </w:lvl>
  </w:abstractNum>
  <w:abstractNum w:abstractNumId="15" w15:restartNumberingAfterBreak="0">
    <w:nsid w:val="52263EBD"/>
    <w:multiLevelType w:val="hybridMultilevel"/>
    <w:tmpl w:val="299475EE"/>
    <w:lvl w:ilvl="0" w:tplc="C5946B80">
      <w:start w:val="1"/>
      <w:numFmt w:val="bullet"/>
      <w:lvlText w:val="▫"/>
      <w:lvlJc w:val="left"/>
      <w:pPr>
        <w:ind w:left="1713" w:hanging="360"/>
      </w:pPr>
      <w:rPr>
        <w:rFonts w:hint="default" w:ascii="Arial" w:hAnsi="Arial"/>
      </w:rPr>
    </w:lvl>
    <w:lvl w:ilvl="1" w:tplc="04090003" w:tentative="1">
      <w:start w:val="1"/>
      <w:numFmt w:val="bullet"/>
      <w:lvlText w:val="o"/>
      <w:lvlJc w:val="left"/>
      <w:pPr>
        <w:ind w:left="2433" w:hanging="360"/>
      </w:pPr>
      <w:rPr>
        <w:rFonts w:hint="default" w:ascii="Courier New" w:hAnsi="Courier New" w:cs="Courier New"/>
      </w:rPr>
    </w:lvl>
    <w:lvl w:ilvl="2" w:tplc="04090005" w:tentative="1">
      <w:start w:val="1"/>
      <w:numFmt w:val="bullet"/>
      <w:lvlText w:val=""/>
      <w:lvlJc w:val="left"/>
      <w:pPr>
        <w:ind w:left="3153" w:hanging="360"/>
      </w:pPr>
      <w:rPr>
        <w:rFonts w:hint="default" w:ascii="Wingdings" w:hAnsi="Wingdings"/>
      </w:rPr>
    </w:lvl>
    <w:lvl w:ilvl="3" w:tplc="04090001" w:tentative="1">
      <w:start w:val="1"/>
      <w:numFmt w:val="bullet"/>
      <w:lvlText w:val=""/>
      <w:lvlJc w:val="left"/>
      <w:pPr>
        <w:ind w:left="3873" w:hanging="360"/>
      </w:pPr>
      <w:rPr>
        <w:rFonts w:hint="default" w:ascii="Symbol" w:hAnsi="Symbol"/>
      </w:rPr>
    </w:lvl>
    <w:lvl w:ilvl="4" w:tplc="04090003" w:tentative="1">
      <w:start w:val="1"/>
      <w:numFmt w:val="bullet"/>
      <w:lvlText w:val="o"/>
      <w:lvlJc w:val="left"/>
      <w:pPr>
        <w:ind w:left="4593" w:hanging="360"/>
      </w:pPr>
      <w:rPr>
        <w:rFonts w:hint="default" w:ascii="Courier New" w:hAnsi="Courier New" w:cs="Courier New"/>
      </w:rPr>
    </w:lvl>
    <w:lvl w:ilvl="5" w:tplc="04090005" w:tentative="1">
      <w:start w:val="1"/>
      <w:numFmt w:val="bullet"/>
      <w:lvlText w:val=""/>
      <w:lvlJc w:val="left"/>
      <w:pPr>
        <w:ind w:left="5313" w:hanging="360"/>
      </w:pPr>
      <w:rPr>
        <w:rFonts w:hint="default" w:ascii="Wingdings" w:hAnsi="Wingdings"/>
      </w:rPr>
    </w:lvl>
    <w:lvl w:ilvl="6" w:tplc="04090001" w:tentative="1">
      <w:start w:val="1"/>
      <w:numFmt w:val="bullet"/>
      <w:lvlText w:val=""/>
      <w:lvlJc w:val="left"/>
      <w:pPr>
        <w:ind w:left="6033" w:hanging="360"/>
      </w:pPr>
      <w:rPr>
        <w:rFonts w:hint="default" w:ascii="Symbol" w:hAnsi="Symbol"/>
      </w:rPr>
    </w:lvl>
    <w:lvl w:ilvl="7" w:tplc="04090003" w:tentative="1">
      <w:start w:val="1"/>
      <w:numFmt w:val="bullet"/>
      <w:lvlText w:val="o"/>
      <w:lvlJc w:val="left"/>
      <w:pPr>
        <w:ind w:left="6753" w:hanging="360"/>
      </w:pPr>
      <w:rPr>
        <w:rFonts w:hint="default" w:ascii="Courier New" w:hAnsi="Courier New" w:cs="Courier New"/>
      </w:rPr>
    </w:lvl>
    <w:lvl w:ilvl="8" w:tplc="04090005" w:tentative="1">
      <w:start w:val="1"/>
      <w:numFmt w:val="bullet"/>
      <w:lvlText w:val=""/>
      <w:lvlJc w:val="left"/>
      <w:pPr>
        <w:ind w:left="7473" w:hanging="360"/>
      </w:pPr>
      <w:rPr>
        <w:rFonts w:hint="default" w:ascii="Wingdings" w:hAnsi="Wingdings"/>
      </w:rPr>
    </w:lvl>
  </w:abstractNum>
  <w:abstractNum w:abstractNumId="16" w15:restartNumberingAfterBreak="0">
    <w:nsid w:val="549114C2"/>
    <w:multiLevelType w:val="hybridMultilevel"/>
    <w:tmpl w:val="FA565C54"/>
    <w:lvl w:ilvl="0" w:tplc="04090001">
      <w:start w:val="1"/>
      <w:numFmt w:val="bullet"/>
      <w:lvlText w:val=""/>
      <w:lvlJc w:val="left"/>
      <w:pPr>
        <w:ind w:left="1146" w:hanging="360"/>
      </w:pPr>
      <w:rPr>
        <w:rFonts w:hint="default" w:ascii="Symbol" w:hAnsi="Symbol"/>
      </w:rPr>
    </w:lvl>
    <w:lvl w:ilvl="1" w:tplc="04090003" w:tentative="1">
      <w:start w:val="1"/>
      <w:numFmt w:val="bullet"/>
      <w:lvlText w:val="o"/>
      <w:lvlJc w:val="left"/>
      <w:pPr>
        <w:ind w:left="1866" w:hanging="360"/>
      </w:pPr>
      <w:rPr>
        <w:rFonts w:hint="default" w:ascii="Courier New" w:hAnsi="Courier New" w:cs="Courier New"/>
      </w:rPr>
    </w:lvl>
    <w:lvl w:ilvl="2" w:tplc="04090005" w:tentative="1">
      <w:start w:val="1"/>
      <w:numFmt w:val="bullet"/>
      <w:lvlText w:val=""/>
      <w:lvlJc w:val="left"/>
      <w:pPr>
        <w:ind w:left="2586" w:hanging="360"/>
      </w:pPr>
      <w:rPr>
        <w:rFonts w:hint="default" w:ascii="Wingdings" w:hAnsi="Wingdings"/>
      </w:rPr>
    </w:lvl>
    <w:lvl w:ilvl="3" w:tplc="04090001" w:tentative="1">
      <w:start w:val="1"/>
      <w:numFmt w:val="bullet"/>
      <w:lvlText w:val=""/>
      <w:lvlJc w:val="left"/>
      <w:pPr>
        <w:ind w:left="3306" w:hanging="360"/>
      </w:pPr>
      <w:rPr>
        <w:rFonts w:hint="default" w:ascii="Symbol" w:hAnsi="Symbol"/>
      </w:rPr>
    </w:lvl>
    <w:lvl w:ilvl="4" w:tplc="04090003" w:tentative="1">
      <w:start w:val="1"/>
      <w:numFmt w:val="bullet"/>
      <w:lvlText w:val="o"/>
      <w:lvlJc w:val="left"/>
      <w:pPr>
        <w:ind w:left="4026" w:hanging="360"/>
      </w:pPr>
      <w:rPr>
        <w:rFonts w:hint="default" w:ascii="Courier New" w:hAnsi="Courier New" w:cs="Courier New"/>
      </w:rPr>
    </w:lvl>
    <w:lvl w:ilvl="5" w:tplc="04090005" w:tentative="1">
      <w:start w:val="1"/>
      <w:numFmt w:val="bullet"/>
      <w:lvlText w:val=""/>
      <w:lvlJc w:val="left"/>
      <w:pPr>
        <w:ind w:left="4746" w:hanging="360"/>
      </w:pPr>
      <w:rPr>
        <w:rFonts w:hint="default" w:ascii="Wingdings" w:hAnsi="Wingdings"/>
      </w:rPr>
    </w:lvl>
    <w:lvl w:ilvl="6" w:tplc="04090001" w:tentative="1">
      <w:start w:val="1"/>
      <w:numFmt w:val="bullet"/>
      <w:lvlText w:val=""/>
      <w:lvlJc w:val="left"/>
      <w:pPr>
        <w:ind w:left="5466" w:hanging="360"/>
      </w:pPr>
      <w:rPr>
        <w:rFonts w:hint="default" w:ascii="Symbol" w:hAnsi="Symbol"/>
      </w:rPr>
    </w:lvl>
    <w:lvl w:ilvl="7" w:tplc="04090003" w:tentative="1">
      <w:start w:val="1"/>
      <w:numFmt w:val="bullet"/>
      <w:lvlText w:val="o"/>
      <w:lvlJc w:val="left"/>
      <w:pPr>
        <w:ind w:left="6186" w:hanging="360"/>
      </w:pPr>
      <w:rPr>
        <w:rFonts w:hint="default" w:ascii="Courier New" w:hAnsi="Courier New" w:cs="Courier New"/>
      </w:rPr>
    </w:lvl>
    <w:lvl w:ilvl="8" w:tplc="04090005" w:tentative="1">
      <w:start w:val="1"/>
      <w:numFmt w:val="bullet"/>
      <w:lvlText w:val=""/>
      <w:lvlJc w:val="left"/>
      <w:pPr>
        <w:ind w:left="6906" w:hanging="360"/>
      </w:pPr>
      <w:rPr>
        <w:rFonts w:hint="default" w:ascii="Wingdings" w:hAnsi="Wingdings"/>
      </w:rPr>
    </w:lvl>
  </w:abstractNum>
  <w:abstractNum w:abstractNumId="17" w15:restartNumberingAfterBreak="0">
    <w:nsid w:val="54F457C1"/>
    <w:multiLevelType w:val="hybridMultilevel"/>
    <w:tmpl w:val="546AD23E"/>
    <w:lvl w:ilvl="0" w:tplc="04090001">
      <w:start w:val="1"/>
      <w:numFmt w:val="bullet"/>
      <w:lvlText w:val=""/>
      <w:lvlJc w:val="left"/>
      <w:pPr>
        <w:ind w:left="2509" w:hanging="360"/>
      </w:pPr>
      <w:rPr>
        <w:rFonts w:hint="default" w:ascii="Symbol" w:hAnsi="Symbol"/>
      </w:rPr>
    </w:lvl>
    <w:lvl w:ilvl="1" w:tplc="FFFFFFFF" w:tentative="1">
      <w:start w:val="1"/>
      <w:numFmt w:val="bullet"/>
      <w:lvlText w:val="o"/>
      <w:lvlJc w:val="left"/>
      <w:pPr>
        <w:ind w:left="2520" w:hanging="360"/>
      </w:pPr>
      <w:rPr>
        <w:rFonts w:hint="default" w:ascii="Courier New" w:hAnsi="Courier New" w:cs="Courier New"/>
      </w:rPr>
    </w:lvl>
    <w:lvl w:ilvl="2" w:tplc="FFFFFFFF" w:tentative="1">
      <w:start w:val="1"/>
      <w:numFmt w:val="bullet"/>
      <w:lvlText w:val=""/>
      <w:lvlJc w:val="left"/>
      <w:pPr>
        <w:ind w:left="3240" w:hanging="360"/>
      </w:pPr>
      <w:rPr>
        <w:rFonts w:hint="default" w:ascii="Wingdings" w:hAnsi="Wingdings"/>
      </w:rPr>
    </w:lvl>
    <w:lvl w:ilvl="3" w:tplc="FFFFFFFF" w:tentative="1">
      <w:start w:val="1"/>
      <w:numFmt w:val="bullet"/>
      <w:lvlText w:val=""/>
      <w:lvlJc w:val="left"/>
      <w:pPr>
        <w:ind w:left="3960" w:hanging="360"/>
      </w:pPr>
      <w:rPr>
        <w:rFonts w:hint="default" w:ascii="Symbol" w:hAnsi="Symbol"/>
      </w:rPr>
    </w:lvl>
    <w:lvl w:ilvl="4" w:tplc="FFFFFFFF" w:tentative="1">
      <w:start w:val="1"/>
      <w:numFmt w:val="bullet"/>
      <w:lvlText w:val="o"/>
      <w:lvlJc w:val="left"/>
      <w:pPr>
        <w:ind w:left="4680" w:hanging="360"/>
      </w:pPr>
      <w:rPr>
        <w:rFonts w:hint="default" w:ascii="Courier New" w:hAnsi="Courier New" w:cs="Courier New"/>
      </w:rPr>
    </w:lvl>
    <w:lvl w:ilvl="5" w:tplc="FFFFFFFF" w:tentative="1">
      <w:start w:val="1"/>
      <w:numFmt w:val="bullet"/>
      <w:lvlText w:val=""/>
      <w:lvlJc w:val="left"/>
      <w:pPr>
        <w:ind w:left="5400" w:hanging="360"/>
      </w:pPr>
      <w:rPr>
        <w:rFonts w:hint="default" w:ascii="Wingdings" w:hAnsi="Wingdings"/>
      </w:rPr>
    </w:lvl>
    <w:lvl w:ilvl="6" w:tplc="FFFFFFFF" w:tentative="1">
      <w:start w:val="1"/>
      <w:numFmt w:val="bullet"/>
      <w:lvlText w:val=""/>
      <w:lvlJc w:val="left"/>
      <w:pPr>
        <w:ind w:left="6120" w:hanging="360"/>
      </w:pPr>
      <w:rPr>
        <w:rFonts w:hint="default" w:ascii="Symbol" w:hAnsi="Symbol"/>
      </w:rPr>
    </w:lvl>
    <w:lvl w:ilvl="7" w:tplc="FFFFFFFF" w:tentative="1">
      <w:start w:val="1"/>
      <w:numFmt w:val="bullet"/>
      <w:lvlText w:val="o"/>
      <w:lvlJc w:val="left"/>
      <w:pPr>
        <w:ind w:left="6840" w:hanging="360"/>
      </w:pPr>
      <w:rPr>
        <w:rFonts w:hint="default" w:ascii="Courier New" w:hAnsi="Courier New" w:cs="Courier New"/>
      </w:rPr>
    </w:lvl>
    <w:lvl w:ilvl="8" w:tplc="FFFFFFFF" w:tentative="1">
      <w:start w:val="1"/>
      <w:numFmt w:val="bullet"/>
      <w:lvlText w:val=""/>
      <w:lvlJc w:val="left"/>
      <w:pPr>
        <w:ind w:left="7560" w:hanging="360"/>
      </w:pPr>
      <w:rPr>
        <w:rFonts w:hint="default" w:ascii="Wingdings" w:hAnsi="Wingdings"/>
      </w:rPr>
    </w:lvl>
  </w:abstractNum>
  <w:abstractNum w:abstractNumId="18" w15:restartNumberingAfterBreak="0">
    <w:nsid w:val="56891171"/>
    <w:multiLevelType w:val="hybridMultilevel"/>
    <w:tmpl w:val="21D4045E"/>
    <w:lvl w:ilvl="0" w:tplc="64741A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A13D97"/>
    <w:multiLevelType w:val="hybridMultilevel"/>
    <w:tmpl w:val="348EBBD2"/>
    <w:lvl w:ilvl="0" w:tplc="042A000B">
      <w:start w:val="1"/>
      <w:numFmt w:val="bullet"/>
      <w:lvlText w:val=""/>
      <w:lvlJc w:val="left"/>
      <w:pPr>
        <w:ind w:left="1429" w:hanging="360"/>
      </w:pPr>
      <w:rPr>
        <w:rFonts w:hint="default" w:ascii="Wingdings" w:hAnsi="Wingdings"/>
      </w:rPr>
    </w:lvl>
    <w:lvl w:ilvl="1" w:tplc="042A0003" w:tentative="1">
      <w:start w:val="1"/>
      <w:numFmt w:val="bullet"/>
      <w:lvlText w:val="o"/>
      <w:lvlJc w:val="left"/>
      <w:pPr>
        <w:ind w:left="2149" w:hanging="360"/>
      </w:pPr>
      <w:rPr>
        <w:rFonts w:hint="default" w:ascii="Courier New" w:hAnsi="Courier New" w:cs="Courier New"/>
      </w:rPr>
    </w:lvl>
    <w:lvl w:ilvl="2" w:tplc="042A0005" w:tentative="1">
      <w:start w:val="1"/>
      <w:numFmt w:val="bullet"/>
      <w:lvlText w:val=""/>
      <w:lvlJc w:val="left"/>
      <w:pPr>
        <w:ind w:left="2869" w:hanging="360"/>
      </w:pPr>
      <w:rPr>
        <w:rFonts w:hint="default" w:ascii="Wingdings" w:hAnsi="Wingdings"/>
      </w:rPr>
    </w:lvl>
    <w:lvl w:ilvl="3" w:tplc="042A0001" w:tentative="1">
      <w:start w:val="1"/>
      <w:numFmt w:val="bullet"/>
      <w:lvlText w:val=""/>
      <w:lvlJc w:val="left"/>
      <w:pPr>
        <w:ind w:left="3589" w:hanging="360"/>
      </w:pPr>
      <w:rPr>
        <w:rFonts w:hint="default" w:ascii="Symbol" w:hAnsi="Symbol"/>
      </w:rPr>
    </w:lvl>
    <w:lvl w:ilvl="4" w:tplc="042A0003" w:tentative="1">
      <w:start w:val="1"/>
      <w:numFmt w:val="bullet"/>
      <w:lvlText w:val="o"/>
      <w:lvlJc w:val="left"/>
      <w:pPr>
        <w:ind w:left="4309" w:hanging="360"/>
      </w:pPr>
      <w:rPr>
        <w:rFonts w:hint="default" w:ascii="Courier New" w:hAnsi="Courier New" w:cs="Courier New"/>
      </w:rPr>
    </w:lvl>
    <w:lvl w:ilvl="5" w:tplc="042A0005" w:tentative="1">
      <w:start w:val="1"/>
      <w:numFmt w:val="bullet"/>
      <w:lvlText w:val=""/>
      <w:lvlJc w:val="left"/>
      <w:pPr>
        <w:ind w:left="5029" w:hanging="360"/>
      </w:pPr>
      <w:rPr>
        <w:rFonts w:hint="default" w:ascii="Wingdings" w:hAnsi="Wingdings"/>
      </w:rPr>
    </w:lvl>
    <w:lvl w:ilvl="6" w:tplc="042A0001" w:tentative="1">
      <w:start w:val="1"/>
      <w:numFmt w:val="bullet"/>
      <w:lvlText w:val=""/>
      <w:lvlJc w:val="left"/>
      <w:pPr>
        <w:ind w:left="5749" w:hanging="360"/>
      </w:pPr>
      <w:rPr>
        <w:rFonts w:hint="default" w:ascii="Symbol" w:hAnsi="Symbol"/>
      </w:rPr>
    </w:lvl>
    <w:lvl w:ilvl="7" w:tplc="042A0003" w:tentative="1">
      <w:start w:val="1"/>
      <w:numFmt w:val="bullet"/>
      <w:lvlText w:val="o"/>
      <w:lvlJc w:val="left"/>
      <w:pPr>
        <w:ind w:left="6469" w:hanging="360"/>
      </w:pPr>
      <w:rPr>
        <w:rFonts w:hint="default" w:ascii="Courier New" w:hAnsi="Courier New" w:cs="Courier New"/>
      </w:rPr>
    </w:lvl>
    <w:lvl w:ilvl="8" w:tplc="042A0005" w:tentative="1">
      <w:start w:val="1"/>
      <w:numFmt w:val="bullet"/>
      <w:lvlText w:val=""/>
      <w:lvlJc w:val="left"/>
      <w:pPr>
        <w:ind w:left="7189" w:hanging="360"/>
      </w:pPr>
      <w:rPr>
        <w:rFonts w:hint="default" w:ascii="Wingdings" w:hAnsi="Wingdings"/>
      </w:rPr>
    </w:lvl>
  </w:abstractNum>
  <w:abstractNum w:abstractNumId="20" w15:restartNumberingAfterBreak="0">
    <w:nsid w:val="73572097"/>
    <w:multiLevelType w:val="hybridMultilevel"/>
    <w:tmpl w:val="B98846FC"/>
    <w:lvl w:ilvl="0" w:tplc="04090001">
      <w:start w:val="1"/>
      <w:numFmt w:val="bullet"/>
      <w:lvlText w:val=""/>
      <w:lvlJc w:val="left"/>
      <w:pPr>
        <w:ind w:left="720" w:hanging="360"/>
      </w:pPr>
      <w:rPr>
        <w:rFonts w:hint="default" w:ascii="Symbol" w:hAnsi="Symbol"/>
      </w:rPr>
    </w:lvl>
    <w:lvl w:ilvl="1" w:tplc="C5946B80">
      <w:start w:val="1"/>
      <w:numFmt w:val="bullet"/>
      <w:lvlText w:val="▫"/>
      <w:lvlJc w:val="left"/>
      <w:pPr>
        <w:ind w:left="1440" w:hanging="360"/>
      </w:pPr>
      <w:rPr>
        <w:rFonts w:hint="default" w:ascii="Arial" w:hAnsi="Arial"/>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73C04E01"/>
    <w:multiLevelType w:val="hybridMultilevel"/>
    <w:tmpl w:val="6E0C1B80"/>
    <w:lvl w:ilvl="0" w:tplc="042A0001">
      <w:start w:val="1"/>
      <w:numFmt w:val="bullet"/>
      <w:lvlText w:val=""/>
      <w:lvlJc w:val="left"/>
      <w:pPr>
        <w:ind w:left="1429" w:hanging="360"/>
      </w:pPr>
      <w:rPr>
        <w:rFonts w:hint="default" w:ascii="Symbol" w:hAnsi="Symbol"/>
      </w:rPr>
    </w:lvl>
    <w:lvl w:ilvl="1" w:tplc="042A0003" w:tentative="1">
      <w:start w:val="1"/>
      <w:numFmt w:val="bullet"/>
      <w:lvlText w:val="o"/>
      <w:lvlJc w:val="left"/>
      <w:pPr>
        <w:ind w:left="2149" w:hanging="360"/>
      </w:pPr>
      <w:rPr>
        <w:rFonts w:hint="default" w:ascii="Courier New" w:hAnsi="Courier New" w:cs="Courier New"/>
      </w:rPr>
    </w:lvl>
    <w:lvl w:ilvl="2" w:tplc="042A0005" w:tentative="1">
      <w:start w:val="1"/>
      <w:numFmt w:val="bullet"/>
      <w:lvlText w:val=""/>
      <w:lvlJc w:val="left"/>
      <w:pPr>
        <w:ind w:left="2869" w:hanging="360"/>
      </w:pPr>
      <w:rPr>
        <w:rFonts w:hint="default" w:ascii="Wingdings" w:hAnsi="Wingdings"/>
      </w:rPr>
    </w:lvl>
    <w:lvl w:ilvl="3" w:tplc="042A0001" w:tentative="1">
      <w:start w:val="1"/>
      <w:numFmt w:val="bullet"/>
      <w:lvlText w:val=""/>
      <w:lvlJc w:val="left"/>
      <w:pPr>
        <w:ind w:left="3589" w:hanging="360"/>
      </w:pPr>
      <w:rPr>
        <w:rFonts w:hint="default" w:ascii="Symbol" w:hAnsi="Symbol"/>
      </w:rPr>
    </w:lvl>
    <w:lvl w:ilvl="4" w:tplc="042A0003" w:tentative="1">
      <w:start w:val="1"/>
      <w:numFmt w:val="bullet"/>
      <w:lvlText w:val="o"/>
      <w:lvlJc w:val="left"/>
      <w:pPr>
        <w:ind w:left="4309" w:hanging="360"/>
      </w:pPr>
      <w:rPr>
        <w:rFonts w:hint="default" w:ascii="Courier New" w:hAnsi="Courier New" w:cs="Courier New"/>
      </w:rPr>
    </w:lvl>
    <w:lvl w:ilvl="5" w:tplc="042A0005" w:tentative="1">
      <w:start w:val="1"/>
      <w:numFmt w:val="bullet"/>
      <w:lvlText w:val=""/>
      <w:lvlJc w:val="left"/>
      <w:pPr>
        <w:ind w:left="5029" w:hanging="360"/>
      </w:pPr>
      <w:rPr>
        <w:rFonts w:hint="default" w:ascii="Wingdings" w:hAnsi="Wingdings"/>
      </w:rPr>
    </w:lvl>
    <w:lvl w:ilvl="6" w:tplc="042A0001" w:tentative="1">
      <w:start w:val="1"/>
      <w:numFmt w:val="bullet"/>
      <w:lvlText w:val=""/>
      <w:lvlJc w:val="left"/>
      <w:pPr>
        <w:ind w:left="5749" w:hanging="360"/>
      </w:pPr>
      <w:rPr>
        <w:rFonts w:hint="default" w:ascii="Symbol" w:hAnsi="Symbol"/>
      </w:rPr>
    </w:lvl>
    <w:lvl w:ilvl="7" w:tplc="042A0003" w:tentative="1">
      <w:start w:val="1"/>
      <w:numFmt w:val="bullet"/>
      <w:lvlText w:val="o"/>
      <w:lvlJc w:val="left"/>
      <w:pPr>
        <w:ind w:left="6469" w:hanging="360"/>
      </w:pPr>
      <w:rPr>
        <w:rFonts w:hint="default" w:ascii="Courier New" w:hAnsi="Courier New" w:cs="Courier New"/>
      </w:rPr>
    </w:lvl>
    <w:lvl w:ilvl="8" w:tplc="042A0005" w:tentative="1">
      <w:start w:val="1"/>
      <w:numFmt w:val="bullet"/>
      <w:lvlText w:val=""/>
      <w:lvlJc w:val="left"/>
      <w:pPr>
        <w:ind w:left="7189" w:hanging="360"/>
      </w:pPr>
      <w:rPr>
        <w:rFonts w:hint="default" w:ascii="Wingdings" w:hAnsi="Wingdings"/>
      </w:rPr>
    </w:lvl>
  </w:abstractNum>
  <w:abstractNum w:abstractNumId="22" w15:restartNumberingAfterBreak="0">
    <w:nsid w:val="746A5513"/>
    <w:multiLevelType w:val="hybridMultilevel"/>
    <w:tmpl w:val="E9BA110C"/>
    <w:lvl w:ilvl="0" w:tplc="56E4FE9A">
      <w:start w:val="1"/>
      <w:numFmt w:val="bullet"/>
      <w:lvlText w:val="-"/>
      <w:lvlJc w:val="left"/>
      <w:pPr>
        <w:ind w:left="720" w:hanging="360"/>
      </w:pPr>
      <w:rPr>
        <w:rFonts w:hint="default" w:ascii="Calibri" w:hAnsi="Calibri"/>
      </w:rPr>
    </w:lvl>
    <w:lvl w:ilvl="1" w:tplc="F88CB066">
      <w:start w:val="1"/>
      <w:numFmt w:val="bullet"/>
      <w:lvlText w:val="o"/>
      <w:lvlJc w:val="left"/>
      <w:pPr>
        <w:ind w:left="1440" w:hanging="360"/>
      </w:pPr>
      <w:rPr>
        <w:rFonts w:hint="default" w:ascii="Courier New" w:hAnsi="Courier New"/>
      </w:rPr>
    </w:lvl>
    <w:lvl w:ilvl="2" w:tplc="C54A640A">
      <w:start w:val="1"/>
      <w:numFmt w:val="bullet"/>
      <w:lvlText w:val=""/>
      <w:lvlJc w:val="left"/>
      <w:pPr>
        <w:ind w:left="2160" w:hanging="360"/>
      </w:pPr>
      <w:rPr>
        <w:rFonts w:hint="default" w:ascii="Wingdings" w:hAnsi="Wingdings"/>
      </w:rPr>
    </w:lvl>
    <w:lvl w:ilvl="3" w:tplc="698A2DFC">
      <w:start w:val="1"/>
      <w:numFmt w:val="bullet"/>
      <w:lvlText w:val=""/>
      <w:lvlJc w:val="left"/>
      <w:pPr>
        <w:ind w:left="2880" w:hanging="360"/>
      </w:pPr>
      <w:rPr>
        <w:rFonts w:hint="default" w:ascii="Symbol" w:hAnsi="Symbol"/>
      </w:rPr>
    </w:lvl>
    <w:lvl w:ilvl="4" w:tplc="71C29EEA">
      <w:start w:val="1"/>
      <w:numFmt w:val="bullet"/>
      <w:lvlText w:val="o"/>
      <w:lvlJc w:val="left"/>
      <w:pPr>
        <w:ind w:left="3600" w:hanging="360"/>
      </w:pPr>
      <w:rPr>
        <w:rFonts w:hint="default" w:ascii="Courier New" w:hAnsi="Courier New"/>
      </w:rPr>
    </w:lvl>
    <w:lvl w:ilvl="5" w:tplc="10D29774">
      <w:start w:val="1"/>
      <w:numFmt w:val="bullet"/>
      <w:lvlText w:val=""/>
      <w:lvlJc w:val="left"/>
      <w:pPr>
        <w:ind w:left="4320" w:hanging="360"/>
      </w:pPr>
      <w:rPr>
        <w:rFonts w:hint="default" w:ascii="Wingdings" w:hAnsi="Wingdings"/>
      </w:rPr>
    </w:lvl>
    <w:lvl w:ilvl="6" w:tplc="CD0E2620">
      <w:start w:val="1"/>
      <w:numFmt w:val="bullet"/>
      <w:lvlText w:val=""/>
      <w:lvlJc w:val="left"/>
      <w:pPr>
        <w:ind w:left="5040" w:hanging="360"/>
      </w:pPr>
      <w:rPr>
        <w:rFonts w:hint="default" w:ascii="Symbol" w:hAnsi="Symbol"/>
      </w:rPr>
    </w:lvl>
    <w:lvl w:ilvl="7" w:tplc="DFA42D80">
      <w:start w:val="1"/>
      <w:numFmt w:val="bullet"/>
      <w:lvlText w:val="o"/>
      <w:lvlJc w:val="left"/>
      <w:pPr>
        <w:ind w:left="5760" w:hanging="360"/>
      </w:pPr>
      <w:rPr>
        <w:rFonts w:hint="default" w:ascii="Courier New" w:hAnsi="Courier New"/>
      </w:rPr>
    </w:lvl>
    <w:lvl w:ilvl="8" w:tplc="10A27BCC">
      <w:start w:val="1"/>
      <w:numFmt w:val="bullet"/>
      <w:lvlText w:val=""/>
      <w:lvlJc w:val="left"/>
      <w:pPr>
        <w:ind w:left="6480" w:hanging="360"/>
      </w:pPr>
      <w:rPr>
        <w:rFonts w:hint="default" w:ascii="Wingdings" w:hAnsi="Wingdings"/>
      </w:rPr>
    </w:lvl>
  </w:abstractNum>
  <w:abstractNum w:abstractNumId="23" w15:restartNumberingAfterBreak="0">
    <w:nsid w:val="75313C6C"/>
    <w:multiLevelType w:val="hybridMultilevel"/>
    <w:tmpl w:val="A5BA7DBC"/>
    <w:lvl w:ilvl="0" w:tplc="FFFFFFFF">
      <w:start w:val="1"/>
      <w:numFmt w:val="bullet"/>
      <w:lvlText w:val=""/>
      <w:lvlJc w:val="left"/>
      <w:pPr>
        <w:ind w:left="1440" w:hanging="360"/>
      </w:pPr>
      <w:rPr>
        <w:rFonts w:hint="default" w:ascii="Symbol" w:hAnsi="Symbol"/>
      </w:rPr>
    </w:lvl>
    <w:lvl w:ilvl="1" w:tplc="FFFFFFFF">
      <w:start w:val="1"/>
      <w:numFmt w:val="bullet"/>
      <w:lvlText w:val="▫"/>
      <w:lvlJc w:val="left"/>
      <w:pPr>
        <w:ind w:left="1440" w:hanging="360"/>
      </w:pPr>
      <w:rPr>
        <w:rFonts w:hint="default" w:ascii="Arial" w:hAnsi="Arial"/>
      </w:rPr>
    </w:lvl>
    <w:lvl w:ilvl="2" w:tplc="7E3C3E90">
      <w:start w:val="1"/>
      <w:numFmt w:val="bullet"/>
      <w:lvlText w:val="−"/>
      <w:lvlJc w:val="left"/>
      <w:pPr>
        <w:ind w:left="2160" w:hanging="360"/>
      </w:pPr>
      <w:rPr>
        <w:rFonts w:hint="default" w:ascii="Times New Roman" w:hAnsi="Times New Roman" w:cs="Times New Roman"/>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4" w15:restartNumberingAfterBreak="0">
    <w:nsid w:val="76AC6547"/>
    <w:multiLevelType w:val="hybridMultilevel"/>
    <w:tmpl w:val="5F2C8EC0"/>
    <w:lvl w:ilvl="0" w:tplc="D980C722">
      <w:start w:val="1"/>
      <w:numFmt w:val="bullet"/>
      <w:lvlText w:val="-"/>
      <w:lvlJc w:val="left"/>
      <w:pPr>
        <w:ind w:left="720" w:hanging="360"/>
      </w:pPr>
      <w:rPr>
        <w:rFonts w:hint="default" w:ascii="Calibri" w:hAnsi="Calibri"/>
      </w:rPr>
    </w:lvl>
    <w:lvl w:ilvl="1" w:tplc="125A6DAA">
      <w:start w:val="1"/>
      <w:numFmt w:val="bullet"/>
      <w:lvlText w:val="o"/>
      <w:lvlJc w:val="left"/>
      <w:pPr>
        <w:ind w:left="1440" w:hanging="360"/>
      </w:pPr>
      <w:rPr>
        <w:rFonts w:hint="default" w:ascii="Courier New" w:hAnsi="Courier New"/>
      </w:rPr>
    </w:lvl>
    <w:lvl w:ilvl="2" w:tplc="81529F66">
      <w:start w:val="1"/>
      <w:numFmt w:val="bullet"/>
      <w:lvlText w:val=""/>
      <w:lvlJc w:val="left"/>
      <w:pPr>
        <w:ind w:left="2160" w:hanging="360"/>
      </w:pPr>
      <w:rPr>
        <w:rFonts w:hint="default" w:ascii="Wingdings" w:hAnsi="Wingdings"/>
      </w:rPr>
    </w:lvl>
    <w:lvl w:ilvl="3" w:tplc="966E654C">
      <w:start w:val="1"/>
      <w:numFmt w:val="bullet"/>
      <w:lvlText w:val=""/>
      <w:lvlJc w:val="left"/>
      <w:pPr>
        <w:ind w:left="2880" w:hanging="360"/>
      </w:pPr>
      <w:rPr>
        <w:rFonts w:hint="default" w:ascii="Symbol" w:hAnsi="Symbol"/>
      </w:rPr>
    </w:lvl>
    <w:lvl w:ilvl="4" w:tplc="79089898">
      <w:start w:val="1"/>
      <w:numFmt w:val="bullet"/>
      <w:lvlText w:val="o"/>
      <w:lvlJc w:val="left"/>
      <w:pPr>
        <w:ind w:left="3600" w:hanging="360"/>
      </w:pPr>
      <w:rPr>
        <w:rFonts w:hint="default" w:ascii="Courier New" w:hAnsi="Courier New"/>
      </w:rPr>
    </w:lvl>
    <w:lvl w:ilvl="5" w:tplc="8B22329A">
      <w:start w:val="1"/>
      <w:numFmt w:val="bullet"/>
      <w:lvlText w:val=""/>
      <w:lvlJc w:val="left"/>
      <w:pPr>
        <w:ind w:left="4320" w:hanging="360"/>
      </w:pPr>
      <w:rPr>
        <w:rFonts w:hint="default" w:ascii="Wingdings" w:hAnsi="Wingdings"/>
      </w:rPr>
    </w:lvl>
    <w:lvl w:ilvl="6" w:tplc="C122BB6A">
      <w:start w:val="1"/>
      <w:numFmt w:val="bullet"/>
      <w:lvlText w:val=""/>
      <w:lvlJc w:val="left"/>
      <w:pPr>
        <w:ind w:left="5040" w:hanging="360"/>
      </w:pPr>
      <w:rPr>
        <w:rFonts w:hint="default" w:ascii="Symbol" w:hAnsi="Symbol"/>
      </w:rPr>
    </w:lvl>
    <w:lvl w:ilvl="7" w:tplc="613C9052">
      <w:start w:val="1"/>
      <w:numFmt w:val="bullet"/>
      <w:lvlText w:val="o"/>
      <w:lvlJc w:val="left"/>
      <w:pPr>
        <w:ind w:left="5760" w:hanging="360"/>
      </w:pPr>
      <w:rPr>
        <w:rFonts w:hint="default" w:ascii="Courier New" w:hAnsi="Courier New"/>
      </w:rPr>
    </w:lvl>
    <w:lvl w:ilvl="8" w:tplc="0C52FC82">
      <w:start w:val="1"/>
      <w:numFmt w:val="bullet"/>
      <w:lvlText w:val=""/>
      <w:lvlJc w:val="left"/>
      <w:pPr>
        <w:ind w:left="6480" w:hanging="360"/>
      </w:pPr>
      <w:rPr>
        <w:rFonts w:hint="default" w:ascii="Wingdings" w:hAnsi="Wingdings"/>
      </w:rPr>
    </w:lvl>
  </w:abstractNum>
  <w:abstractNum w:abstractNumId="25" w15:restartNumberingAfterBreak="0">
    <w:nsid w:val="781E7987"/>
    <w:multiLevelType w:val="hybridMultilevel"/>
    <w:tmpl w:val="FFFFFFFF"/>
    <w:lvl w:ilvl="0" w:tplc="E7AC48CC">
      <w:start w:val="1"/>
      <w:numFmt w:val="bullet"/>
      <w:lvlText w:val="-"/>
      <w:lvlJc w:val="left"/>
      <w:pPr>
        <w:ind w:left="720" w:hanging="360"/>
      </w:pPr>
      <w:rPr>
        <w:rFonts w:hint="default" w:ascii="Calibri" w:hAnsi="Calibri"/>
      </w:rPr>
    </w:lvl>
    <w:lvl w:ilvl="1" w:tplc="2D36DAF8">
      <w:start w:val="1"/>
      <w:numFmt w:val="bullet"/>
      <w:lvlText w:val="o"/>
      <w:lvlJc w:val="left"/>
      <w:pPr>
        <w:ind w:left="1440" w:hanging="360"/>
      </w:pPr>
      <w:rPr>
        <w:rFonts w:hint="default" w:ascii="Courier New" w:hAnsi="Courier New"/>
      </w:rPr>
    </w:lvl>
    <w:lvl w:ilvl="2" w:tplc="FAFA1286">
      <w:start w:val="1"/>
      <w:numFmt w:val="bullet"/>
      <w:lvlText w:val=""/>
      <w:lvlJc w:val="left"/>
      <w:pPr>
        <w:ind w:left="2160" w:hanging="360"/>
      </w:pPr>
      <w:rPr>
        <w:rFonts w:hint="default" w:ascii="Wingdings" w:hAnsi="Wingdings"/>
      </w:rPr>
    </w:lvl>
    <w:lvl w:ilvl="3" w:tplc="FAA4FE04">
      <w:start w:val="1"/>
      <w:numFmt w:val="bullet"/>
      <w:lvlText w:val=""/>
      <w:lvlJc w:val="left"/>
      <w:pPr>
        <w:ind w:left="2880" w:hanging="360"/>
      </w:pPr>
      <w:rPr>
        <w:rFonts w:hint="default" w:ascii="Symbol" w:hAnsi="Symbol"/>
      </w:rPr>
    </w:lvl>
    <w:lvl w:ilvl="4" w:tplc="86E44F00">
      <w:start w:val="1"/>
      <w:numFmt w:val="bullet"/>
      <w:lvlText w:val="o"/>
      <w:lvlJc w:val="left"/>
      <w:pPr>
        <w:ind w:left="3600" w:hanging="360"/>
      </w:pPr>
      <w:rPr>
        <w:rFonts w:hint="default" w:ascii="Courier New" w:hAnsi="Courier New"/>
      </w:rPr>
    </w:lvl>
    <w:lvl w:ilvl="5" w:tplc="41EA4244">
      <w:start w:val="1"/>
      <w:numFmt w:val="bullet"/>
      <w:lvlText w:val=""/>
      <w:lvlJc w:val="left"/>
      <w:pPr>
        <w:ind w:left="4320" w:hanging="360"/>
      </w:pPr>
      <w:rPr>
        <w:rFonts w:hint="default" w:ascii="Wingdings" w:hAnsi="Wingdings"/>
      </w:rPr>
    </w:lvl>
    <w:lvl w:ilvl="6" w:tplc="878A52A6">
      <w:start w:val="1"/>
      <w:numFmt w:val="bullet"/>
      <w:lvlText w:val=""/>
      <w:lvlJc w:val="left"/>
      <w:pPr>
        <w:ind w:left="5040" w:hanging="360"/>
      </w:pPr>
      <w:rPr>
        <w:rFonts w:hint="default" w:ascii="Symbol" w:hAnsi="Symbol"/>
      </w:rPr>
    </w:lvl>
    <w:lvl w:ilvl="7" w:tplc="1B38B61C">
      <w:start w:val="1"/>
      <w:numFmt w:val="bullet"/>
      <w:lvlText w:val="o"/>
      <w:lvlJc w:val="left"/>
      <w:pPr>
        <w:ind w:left="5760" w:hanging="360"/>
      </w:pPr>
      <w:rPr>
        <w:rFonts w:hint="default" w:ascii="Courier New" w:hAnsi="Courier New"/>
      </w:rPr>
    </w:lvl>
    <w:lvl w:ilvl="8" w:tplc="E3E67654">
      <w:start w:val="1"/>
      <w:numFmt w:val="bullet"/>
      <w:lvlText w:val=""/>
      <w:lvlJc w:val="left"/>
      <w:pPr>
        <w:ind w:left="6480" w:hanging="360"/>
      </w:pPr>
      <w:rPr>
        <w:rFonts w:hint="default" w:ascii="Wingdings" w:hAnsi="Wingdings"/>
      </w:rPr>
    </w:lvl>
  </w:abstractNum>
  <w:abstractNum w:abstractNumId="26" w15:restartNumberingAfterBreak="0">
    <w:nsid w:val="7F3A27A1"/>
    <w:multiLevelType w:val="hybridMultilevel"/>
    <w:tmpl w:val="6EF2AA6C"/>
    <w:lvl w:ilvl="0" w:tplc="BC2A0D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4826382">
    <w:abstractNumId w:val="22"/>
  </w:num>
  <w:num w:numId="2" w16cid:durableId="43141845">
    <w:abstractNumId w:val="12"/>
  </w:num>
  <w:num w:numId="3" w16cid:durableId="231431525">
    <w:abstractNumId w:val="26"/>
  </w:num>
  <w:num w:numId="4" w16cid:durableId="901985965">
    <w:abstractNumId w:val="11"/>
  </w:num>
  <w:num w:numId="5" w16cid:durableId="1383677834">
    <w:abstractNumId w:val="0"/>
  </w:num>
  <w:num w:numId="6" w16cid:durableId="1617639923">
    <w:abstractNumId w:val="13"/>
  </w:num>
  <w:num w:numId="7" w16cid:durableId="1331057876">
    <w:abstractNumId w:val="20"/>
  </w:num>
  <w:num w:numId="8" w16cid:durableId="5208553">
    <w:abstractNumId w:val="18"/>
  </w:num>
  <w:num w:numId="9" w16cid:durableId="666831640">
    <w:abstractNumId w:val="2"/>
  </w:num>
  <w:num w:numId="10" w16cid:durableId="1299536043">
    <w:abstractNumId w:val="8"/>
  </w:num>
  <w:num w:numId="11" w16cid:durableId="1684285205">
    <w:abstractNumId w:val="23"/>
  </w:num>
  <w:num w:numId="12" w16cid:durableId="2135176819">
    <w:abstractNumId w:val="10"/>
  </w:num>
  <w:num w:numId="13" w16cid:durableId="534390368">
    <w:abstractNumId w:val="5"/>
  </w:num>
  <w:num w:numId="14" w16cid:durableId="1717771702">
    <w:abstractNumId w:val="14"/>
  </w:num>
  <w:num w:numId="15" w16cid:durableId="13118129">
    <w:abstractNumId w:val="9"/>
  </w:num>
  <w:num w:numId="16" w16cid:durableId="28990470">
    <w:abstractNumId w:val="3"/>
  </w:num>
  <w:num w:numId="17" w16cid:durableId="1052340988">
    <w:abstractNumId w:val="21"/>
  </w:num>
  <w:num w:numId="18" w16cid:durableId="2145661530">
    <w:abstractNumId w:val="19"/>
  </w:num>
  <w:num w:numId="19" w16cid:durableId="1777748427">
    <w:abstractNumId w:val="6"/>
  </w:num>
  <w:num w:numId="20" w16cid:durableId="277572024">
    <w:abstractNumId w:val="7"/>
  </w:num>
  <w:num w:numId="21" w16cid:durableId="368846314">
    <w:abstractNumId w:val="17"/>
  </w:num>
  <w:num w:numId="22" w16cid:durableId="998730159">
    <w:abstractNumId w:val="15"/>
  </w:num>
  <w:num w:numId="23" w16cid:durableId="271866599">
    <w:abstractNumId w:val="24"/>
  </w:num>
  <w:num w:numId="24" w16cid:durableId="727532945">
    <w:abstractNumId w:val="25"/>
  </w:num>
  <w:num w:numId="25" w16cid:durableId="1485008678">
    <w:abstractNumId w:val="16"/>
  </w:num>
  <w:num w:numId="26" w16cid:durableId="1406564325">
    <w:abstractNumId w:val="1"/>
  </w:num>
  <w:num w:numId="27" w16cid:durableId="174479260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ng Nguyễn Vũ Hoàng">
    <w15:presenceInfo w15:providerId="AD" w15:userId="S::unvhoang160108@ump.edu.vn::7f7dd838-19c0-4f7a-b455-f6f24fa7ef33"/>
  </w15:person>
  <w15:person w15:author="Giang Lưu Thanh Hoàng">
    <w15:presenceInfo w15:providerId="AD" w15:userId="S::glthoang160104@ump.edu.vn::9fd9ef19-6a02-4047-8415-24f93b635d4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597"/>
    <w:rsid w:val="00000BF4"/>
    <w:rsid w:val="00000D20"/>
    <w:rsid w:val="00002067"/>
    <w:rsid w:val="0000374D"/>
    <w:rsid w:val="00003790"/>
    <w:rsid w:val="00004A89"/>
    <w:rsid w:val="00006224"/>
    <w:rsid w:val="00010645"/>
    <w:rsid w:val="00013352"/>
    <w:rsid w:val="000154DC"/>
    <w:rsid w:val="00020398"/>
    <w:rsid w:val="00026FBF"/>
    <w:rsid w:val="00027AC1"/>
    <w:rsid w:val="00035248"/>
    <w:rsid w:val="00035CC9"/>
    <w:rsid w:val="000371FD"/>
    <w:rsid w:val="00040811"/>
    <w:rsid w:val="000437A4"/>
    <w:rsid w:val="00044BA2"/>
    <w:rsid w:val="000455E9"/>
    <w:rsid w:val="00045BF6"/>
    <w:rsid w:val="00046553"/>
    <w:rsid w:val="0005152C"/>
    <w:rsid w:val="000522B7"/>
    <w:rsid w:val="00054E07"/>
    <w:rsid w:val="0005710D"/>
    <w:rsid w:val="00057C7C"/>
    <w:rsid w:val="00057D4E"/>
    <w:rsid w:val="000670E2"/>
    <w:rsid w:val="000720DE"/>
    <w:rsid w:val="00072D40"/>
    <w:rsid w:val="00072E25"/>
    <w:rsid w:val="0007515B"/>
    <w:rsid w:val="000756D2"/>
    <w:rsid w:val="00075EF0"/>
    <w:rsid w:val="0008101C"/>
    <w:rsid w:val="00084A13"/>
    <w:rsid w:val="00084D0C"/>
    <w:rsid w:val="00084DF3"/>
    <w:rsid w:val="000852FB"/>
    <w:rsid w:val="000860FD"/>
    <w:rsid w:val="00087865"/>
    <w:rsid w:val="0009168C"/>
    <w:rsid w:val="0009634C"/>
    <w:rsid w:val="000A0C10"/>
    <w:rsid w:val="000A3303"/>
    <w:rsid w:val="000A523E"/>
    <w:rsid w:val="000B1F86"/>
    <w:rsid w:val="000B4F07"/>
    <w:rsid w:val="000B77AE"/>
    <w:rsid w:val="000B7AC6"/>
    <w:rsid w:val="000C6012"/>
    <w:rsid w:val="000C629B"/>
    <w:rsid w:val="000D2FCF"/>
    <w:rsid w:val="000D54BF"/>
    <w:rsid w:val="000D5790"/>
    <w:rsid w:val="000DCDA8"/>
    <w:rsid w:val="000E068B"/>
    <w:rsid w:val="000E09E1"/>
    <w:rsid w:val="000E0D02"/>
    <w:rsid w:val="000E2CC0"/>
    <w:rsid w:val="000F03C7"/>
    <w:rsid w:val="000F06B8"/>
    <w:rsid w:val="000F07D8"/>
    <w:rsid w:val="000F77C3"/>
    <w:rsid w:val="001010D5"/>
    <w:rsid w:val="00106656"/>
    <w:rsid w:val="00107E18"/>
    <w:rsid w:val="0011141F"/>
    <w:rsid w:val="001118C9"/>
    <w:rsid w:val="00111D62"/>
    <w:rsid w:val="00113DEA"/>
    <w:rsid w:val="001152DB"/>
    <w:rsid w:val="001162FD"/>
    <w:rsid w:val="0012043E"/>
    <w:rsid w:val="00124035"/>
    <w:rsid w:val="001273DE"/>
    <w:rsid w:val="00127CA4"/>
    <w:rsid w:val="001323FE"/>
    <w:rsid w:val="00132A01"/>
    <w:rsid w:val="0013368E"/>
    <w:rsid w:val="00134E3D"/>
    <w:rsid w:val="001354BB"/>
    <w:rsid w:val="00135F0E"/>
    <w:rsid w:val="00136DB0"/>
    <w:rsid w:val="00140E59"/>
    <w:rsid w:val="00143A02"/>
    <w:rsid w:val="001475BB"/>
    <w:rsid w:val="00151693"/>
    <w:rsid w:val="001536D8"/>
    <w:rsid w:val="001539E9"/>
    <w:rsid w:val="001546A2"/>
    <w:rsid w:val="00155C9F"/>
    <w:rsid w:val="00166F7C"/>
    <w:rsid w:val="001675F3"/>
    <w:rsid w:val="00171E20"/>
    <w:rsid w:val="00172892"/>
    <w:rsid w:val="001742FB"/>
    <w:rsid w:val="0017604C"/>
    <w:rsid w:val="00176491"/>
    <w:rsid w:val="0017654B"/>
    <w:rsid w:val="00177678"/>
    <w:rsid w:val="00181D59"/>
    <w:rsid w:val="00184958"/>
    <w:rsid w:val="00184F93"/>
    <w:rsid w:val="00195FE6"/>
    <w:rsid w:val="00196473"/>
    <w:rsid w:val="00197B2D"/>
    <w:rsid w:val="001A0417"/>
    <w:rsid w:val="001A17A5"/>
    <w:rsid w:val="001A749E"/>
    <w:rsid w:val="001A7FE2"/>
    <w:rsid w:val="001B0442"/>
    <w:rsid w:val="001B046C"/>
    <w:rsid w:val="001B1012"/>
    <w:rsid w:val="001B1C3A"/>
    <w:rsid w:val="001B487D"/>
    <w:rsid w:val="001B505E"/>
    <w:rsid w:val="001B5F79"/>
    <w:rsid w:val="001C18D9"/>
    <w:rsid w:val="001C1CFC"/>
    <w:rsid w:val="001C1F33"/>
    <w:rsid w:val="001C29FD"/>
    <w:rsid w:val="001D2114"/>
    <w:rsid w:val="001D21D7"/>
    <w:rsid w:val="001D2743"/>
    <w:rsid w:val="001D378B"/>
    <w:rsid w:val="001D42C5"/>
    <w:rsid w:val="001D5CFF"/>
    <w:rsid w:val="001E069F"/>
    <w:rsid w:val="001E18AD"/>
    <w:rsid w:val="001E2016"/>
    <w:rsid w:val="001E338A"/>
    <w:rsid w:val="001E3B95"/>
    <w:rsid w:val="001F5122"/>
    <w:rsid w:val="001F5296"/>
    <w:rsid w:val="001F5DD5"/>
    <w:rsid w:val="002000F7"/>
    <w:rsid w:val="0020181D"/>
    <w:rsid w:val="00201C5C"/>
    <w:rsid w:val="00203E29"/>
    <w:rsid w:val="00205FBA"/>
    <w:rsid w:val="00206912"/>
    <w:rsid w:val="00206BE4"/>
    <w:rsid w:val="00211447"/>
    <w:rsid w:val="002114DD"/>
    <w:rsid w:val="002128E8"/>
    <w:rsid w:val="00212984"/>
    <w:rsid w:val="00213EA4"/>
    <w:rsid w:val="002141C1"/>
    <w:rsid w:val="00216CD1"/>
    <w:rsid w:val="002178E2"/>
    <w:rsid w:val="00217CC4"/>
    <w:rsid w:val="00220232"/>
    <w:rsid w:val="00220C31"/>
    <w:rsid w:val="00221D3A"/>
    <w:rsid w:val="00221DD6"/>
    <w:rsid w:val="002222B0"/>
    <w:rsid w:val="00223ED4"/>
    <w:rsid w:val="00224B3B"/>
    <w:rsid w:val="00225A07"/>
    <w:rsid w:val="00230A39"/>
    <w:rsid w:val="0023145F"/>
    <w:rsid w:val="00231604"/>
    <w:rsid w:val="00234C98"/>
    <w:rsid w:val="00235C8C"/>
    <w:rsid w:val="00242408"/>
    <w:rsid w:val="0024250F"/>
    <w:rsid w:val="00243BCA"/>
    <w:rsid w:val="0024443C"/>
    <w:rsid w:val="00245CB7"/>
    <w:rsid w:val="00260D53"/>
    <w:rsid w:val="00261ED7"/>
    <w:rsid w:val="0026378B"/>
    <w:rsid w:val="0026556B"/>
    <w:rsid w:val="002673E9"/>
    <w:rsid w:val="00267C3F"/>
    <w:rsid w:val="00267F5C"/>
    <w:rsid w:val="00270188"/>
    <w:rsid w:val="00271E7E"/>
    <w:rsid w:val="00272CD2"/>
    <w:rsid w:val="002743D3"/>
    <w:rsid w:val="002751B4"/>
    <w:rsid w:val="0027690F"/>
    <w:rsid w:val="00277163"/>
    <w:rsid w:val="00277330"/>
    <w:rsid w:val="00282652"/>
    <w:rsid w:val="002827C9"/>
    <w:rsid w:val="00282E82"/>
    <w:rsid w:val="002837AC"/>
    <w:rsid w:val="00283B6C"/>
    <w:rsid w:val="00283D4D"/>
    <w:rsid w:val="0028729D"/>
    <w:rsid w:val="00296DDC"/>
    <w:rsid w:val="00297960"/>
    <w:rsid w:val="00297B96"/>
    <w:rsid w:val="002A0C56"/>
    <w:rsid w:val="002A28D6"/>
    <w:rsid w:val="002A52F2"/>
    <w:rsid w:val="002B3BD7"/>
    <w:rsid w:val="002B57D6"/>
    <w:rsid w:val="002B59EB"/>
    <w:rsid w:val="002B5FD3"/>
    <w:rsid w:val="002C0898"/>
    <w:rsid w:val="002C0A1C"/>
    <w:rsid w:val="002C1E4E"/>
    <w:rsid w:val="002C6868"/>
    <w:rsid w:val="002D0295"/>
    <w:rsid w:val="002D1406"/>
    <w:rsid w:val="002D1F60"/>
    <w:rsid w:val="002D20BE"/>
    <w:rsid w:val="002D5B8B"/>
    <w:rsid w:val="002E17E5"/>
    <w:rsid w:val="002E347E"/>
    <w:rsid w:val="002E643A"/>
    <w:rsid w:val="002E64AF"/>
    <w:rsid w:val="002F1DE3"/>
    <w:rsid w:val="002F5BC5"/>
    <w:rsid w:val="002F6CC2"/>
    <w:rsid w:val="002F704F"/>
    <w:rsid w:val="0030254C"/>
    <w:rsid w:val="003037CC"/>
    <w:rsid w:val="0030405F"/>
    <w:rsid w:val="0030521C"/>
    <w:rsid w:val="00306F58"/>
    <w:rsid w:val="00307501"/>
    <w:rsid w:val="003128B1"/>
    <w:rsid w:val="003146DA"/>
    <w:rsid w:val="00314EFD"/>
    <w:rsid w:val="0031671D"/>
    <w:rsid w:val="00317644"/>
    <w:rsid w:val="00323856"/>
    <w:rsid w:val="0032588C"/>
    <w:rsid w:val="00330F19"/>
    <w:rsid w:val="00333543"/>
    <w:rsid w:val="00337266"/>
    <w:rsid w:val="00337497"/>
    <w:rsid w:val="00337787"/>
    <w:rsid w:val="0033794B"/>
    <w:rsid w:val="00337D99"/>
    <w:rsid w:val="00340AFB"/>
    <w:rsid w:val="003440DA"/>
    <w:rsid w:val="00344796"/>
    <w:rsid w:val="00347438"/>
    <w:rsid w:val="00350F3B"/>
    <w:rsid w:val="00353EC2"/>
    <w:rsid w:val="00353F89"/>
    <w:rsid w:val="00355E24"/>
    <w:rsid w:val="0035764E"/>
    <w:rsid w:val="0036065D"/>
    <w:rsid w:val="00361233"/>
    <w:rsid w:val="00362D84"/>
    <w:rsid w:val="0036575A"/>
    <w:rsid w:val="00372D73"/>
    <w:rsid w:val="00372F5E"/>
    <w:rsid w:val="00375311"/>
    <w:rsid w:val="00376D47"/>
    <w:rsid w:val="00377824"/>
    <w:rsid w:val="003829A7"/>
    <w:rsid w:val="003839A8"/>
    <w:rsid w:val="003843BF"/>
    <w:rsid w:val="00385311"/>
    <w:rsid w:val="00385B1A"/>
    <w:rsid w:val="00385D15"/>
    <w:rsid w:val="003863C7"/>
    <w:rsid w:val="0038708B"/>
    <w:rsid w:val="00387933"/>
    <w:rsid w:val="00387BFA"/>
    <w:rsid w:val="0039029A"/>
    <w:rsid w:val="00390BBD"/>
    <w:rsid w:val="00393CB7"/>
    <w:rsid w:val="00396C1D"/>
    <w:rsid w:val="00397463"/>
    <w:rsid w:val="003A00A1"/>
    <w:rsid w:val="003A0126"/>
    <w:rsid w:val="003A0A46"/>
    <w:rsid w:val="003A2316"/>
    <w:rsid w:val="003A40D3"/>
    <w:rsid w:val="003A7313"/>
    <w:rsid w:val="003A7B01"/>
    <w:rsid w:val="003B06F8"/>
    <w:rsid w:val="003B1392"/>
    <w:rsid w:val="003B1C8A"/>
    <w:rsid w:val="003B77FC"/>
    <w:rsid w:val="003B7ACD"/>
    <w:rsid w:val="003B7E56"/>
    <w:rsid w:val="003C12F1"/>
    <w:rsid w:val="003C3ECA"/>
    <w:rsid w:val="003C4DFF"/>
    <w:rsid w:val="003C6309"/>
    <w:rsid w:val="003C7872"/>
    <w:rsid w:val="003D0C84"/>
    <w:rsid w:val="003D1057"/>
    <w:rsid w:val="003D1649"/>
    <w:rsid w:val="003D3877"/>
    <w:rsid w:val="003E1AD6"/>
    <w:rsid w:val="003E2A0C"/>
    <w:rsid w:val="003E3E09"/>
    <w:rsid w:val="003E6071"/>
    <w:rsid w:val="003E6610"/>
    <w:rsid w:val="003F12CC"/>
    <w:rsid w:val="003F18BB"/>
    <w:rsid w:val="003F342B"/>
    <w:rsid w:val="003F62FD"/>
    <w:rsid w:val="003F703F"/>
    <w:rsid w:val="003F7BD2"/>
    <w:rsid w:val="00401AEB"/>
    <w:rsid w:val="0040467C"/>
    <w:rsid w:val="004068FB"/>
    <w:rsid w:val="0041448E"/>
    <w:rsid w:val="00414DB0"/>
    <w:rsid w:val="004204D7"/>
    <w:rsid w:val="00422925"/>
    <w:rsid w:val="004247BD"/>
    <w:rsid w:val="00425B98"/>
    <w:rsid w:val="0042712A"/>
    <w:rsid w:val="0044047D"/>
    <w:rsid w:val="00440B03"/>
    <w:rsid w:val="00440BC5"/>
    <w:rsid w:val="00441F5E"/>
    <w:rsid w:val="0044357D"/>
    <w:rsid w:val="004436C4"/>
    <w:rsid w:val="00443BE2"/>
    <w:rsid w:val="00444590"/>
    <w:rsid w:val="00444DFA"/>
    <w:rsid w:val="00445E93"/>
    <w:rsid w:val="00447E66"/>
    <w:rsid w:val="00450BD2"/>
    <w:rsid w:val="00451B32"/>
    <w:rsid w:val="00451C97"/>
    <w:rsid w:val="00457B39"/>
    <w:rsid w:val="00460285"/>
    <w:rsid w:val="00461A12"/>
    <w:rsid w:val="00463BF1"/>
    <w:rsid w:val="00463E81"/>
    <w:rsid w:val="00467A4E"/>
    <w:rsid w:val="00471212"/>
    <w:rsid w:val="004713B6"/>
    <w:rsid w:val="004718A1"/>
    <w:rsid w:val="004739E9"/>
    <w:rsid w:val="0047497A"/>
    <w:rsid w:val="004770E8"/>
    <w:rsid w:val="00484B09"/>
    <w:rsid w:val="00485A61"/>
    <w:rsid w:val="00486696"/>
    <w:rsid w:val="00490807"/>
    <w:rsid w:val="004919E8"/>
    <w:rsid w:val="004928FE"/>
    <w:rsid w:val="004931ED"/>
    <w:rsid w:val="004940A5"/>
    <w:rsid w:val="0049572A"/>
    <w:rsid w:val="0049591F"/>
    <w:rsid w:val="004971D2"/>
    <w:rsid w:val="00497CF1"/>
    <w:rsid w:val="004A0354"/>
    <w:rsid w:val="004A0F96"/>
    <w:rsid w:val="004A10CD"/>
    <w:rsid w:val="004A1FE8"/>
    <w:rsid w:val="004A21CA"/>
    <w:rsid w:val="004A261E"/>
    <w:rsid w:val="004A56CE"/>
    <w:rsid w:val="004A59C7"/>
    <w:rsid w:val="004A606F"/>
    <w:rsid w:val="004A621E"/>
    <w:rsid w:val="004A743D"/>
    <w:rsid w:val="004B0B45"/>
    <w:rsid w:val="004B2283"/>
    <w:rsid w:val="004B2502"/>
    <w:rsid w:val="004C27A4"/>
    <w:rsid w:val="004D05AB"/>
    <w:rsid w:val="004D45CC"/>
    <w:rsid w:val="004D5408"/>
    <w:rsid w:val="004D693D"/>
    <w:rsid w:val="004D7C70"/>
    <w:rsid w:val="004E33BE"/>
    <w:rsid w:val="004E6DF6"/>
    <w:rsid w:val="004E72F7"/>
    <w:rsid w:val="004F0CF1"/>
    <w:rsid w:val="004F428D"/>
    <w:rsid w:val="004F444E"/>
    <w:rsid w:val="004F51D1"/>
    <w:rsid w:val="004F61EE"/>
    <w:rsid w:val="00505D66"/>
    <w:rsid w:val="0050775A"/>
    <w:rsid w:val="005100EE"/>
    <w:rsid w:val="005107D4"/>
    <w:rsid w:val="00511988"/>
    <w:rsid w:val="005201B7"/>
    <w:rsid w:val="00523A50"/>
    <w:rsid w:val="0052531F"/>
    <w:rsid w:val="00525771"/>
    <w:rsid w:val="00527606"/>
    <w:rsid w:val="00530064"/>
    <w:rsid w:val="00532815"/>
    <w:rsid w:val="00533948"/>
    <w:rsid w:val="00541284"/>
    <w:rsid w:val="00542D10"/>
    <w:rsid w:val="00543475"/>
    <w:rsid w:val="00547B7B"/>
    <w:rsid w:val="00554FA4"/>
    <w:rsid w:val="00556358"/>
    <w:rsid w:val="00563815"/>
    <w:rsid w:val="005710A1"/>
    <w:rsid w:val="0057516F"/>
    <w:rsid w:val="0057517A"/>
    <w:rsid w:val="00576BFB"/>
    <w:rsid w:val="005772A3"/>
    <w:rsid w:val="00577D6A"/>
    <w:rsid w:val="00581B79"/>
    <w:rsid w:val="00583A3E"/>
    <w:rsid w:val="00583CAA"/>
    <w:rsid w:val="00586006"/>
    <w:rsid w:val="00587ABE"/>
    <w:rsid w:val="005910BD"/>
    <w:rsid w:val="00592037"/>
    <w:rsid w:val="00592BFF"/>
    <w:rsid w:val="00592D46"/>
    <w:rsid w:val="005961FB"/>
    <w:rsid w:val="00596A7A"/>
    <w:rsid w:val="00596F43"/>
    <w:rsid w:val="005A0A7E"/>
    <w:rsid w:val="005A7B80"/>
    <w:rsid w:val="005B0F9D"/>
    <w:rsid w:val="005B2618"/>
    <w:rsid w:val="005B5128"/>
    <w:rsid w:val="005C3159"/>
    <w:rsid w:val="005C31EA"/>
    <w:rsid w:val="005C349A"/>
    <w:rsid w:val="005C3BE8"/>
    <w:rsid w:val="005C48BA"/>
    <w:rsid w:val="005C4D71"/>
    <w:rsid w:val="005C5A14"/>
    <w:rsid w:val="005C5FE1"/>
    <w:rsid w:val="005C6A92"/>
    <w:rsid w:val="005D0279"/>
    <w:rsid w:val="005D2C6A"/>
    <w:rsid w:val="005D4AF6"/>
    <w:rsid w:val="005D64DC"/>
    <w:rsid w:val="005E15A1"/>
    <w:rsid w:val="005E1C97"/>
    <w:rsid w:val="005E3EDD"/>
    <w:rsid w:val="005E6F8D"/>
    <w:rsid w:val="005F36C4"/>
    <w:rsid w:val="005F6108"/>
    <w:rsid w:val="005F68D1"/>
    <w:rsid w:val="00600376"/>
    <w:rsid w:val="006023A3"/>
    <w:rsid w:val="00602509"/>
    <w:rsid w:val="00603494"/>
    <w:rsid w:val="00604115"/>
    <w:rsid w:val="0060476F"/>
    <w:rsid w:val="0060759B"/>
    <w:rsid w:val="00611070"/>
    <w:rsid w:val="00611C22"/>
    <w:rsid w:val="0061208B"/>
    <w:rsid w:val="00612A93"/>
    <w:rsid w:val="00615873"/>
    <w:rsid w:val="006171DD"/>
    <w:rsid w:val="006174B7"/>
    <w:rsid w:val="00624491"/>
    <w:rsid w:val="0062691C"/>
    <w:rsid w:val="00626BB1"/>
    <w:rsid w:val="00627D72"/>
    <w:rsid w:val="00630AE8"/>
    <w:rsid w:val="0063106F"/>
    <w:rsid w:val="006312FB"/>
    <w:rsid w:val="00636856"/>
    <w:rsid w:val="006369D5"/>
    <w:rsid w:val="00636F22"/>
    <w:rsid w:val="006447FA"/>
    <w:rsid w:val="00645BBB"/>
    <w:rsid w:val="0065197E"/>
    <w:rsid w:val="00651E32"/>
    <w:rsid w:val="0065652E"/>
    <w:rsid w:val="006572EE"/>
    <w:rsid w:val="00660D72"/>
    <w:rsid w:val="00661A3B"/>
    <w:rsid w:val="006634FA"/>
    <w:rsid w:val="00670C13"/>
    <w:rsid w:val="00670E6C"/>
    <w:rsid w:val="00671CAA"/>
    <w:rsid w:val="00671EC6"/>
    <w:rsid w:val="00672622"/>
    <w:rsid w:val="006733BE"/>
    <w:rsid w:val="0068002F"/>
    <w:rsid w:val="00682CB1"/>
    <w:rsid w:val="00683EF1"/>
    <w:rsid w:val="00685517"/>
    <w:rsid w:val="00687600"/>
    <w:rsid w:val="006878E6"/>
    <w:rsid w:val="0069339E"/>
    <w:rsid w:val="00697E05"/>
    <w:rsid w:val="006A0121"/>
    <w:rsid w:val="006A1EBA"/>
    <w:rsid w:val="006A25C0"/>
    <w:rsid w:val="006A2D4E"/>
    <w:rsid w:val="006A7542"/>
    <w:rsid w:val="006A7B2C"/>
    <w:rsid w:val="006B0116"/>
    <w:rsid w:val="006B0AEA"/>
    <w:rsid w:val="006B0CB1"/>
    <w:rsid w:val="006B137B"/>
    <w:rsid w:val="006B1C79"/>
    <w:rsid w:val="006C2D8A"/>
    <w:rsid w:val="006C31AF"/>
    <w:rsid w:val="006C3EE4"/>
    <w:rsid w:val="006C4E95"/>
    <w:rsid w:val="006C73E8"/>
    <w:rsid w:val="006C7EF6"/>
    <w:rsid w:val="006D16DE"/>
    <w:rsid w:val="006D6AAF"/>
    <w:rsid w:val="006E6938"/>
    <w:rsid w:val="006F09CE"/>
    <w:rsid w:val="006F6367"/>
    <w:rsid w:val="007016BA"/>
    <w:rsid w:val="007021DB"/>
    <w:rsid w:val="00704BAA"/>
    <w:rsid w:val="00707A5B"/>
    <w:rsid w:val="007112CC"/>
    <w:rsid w:val="00715FBA"/>
    <w:rsid w:val="007168AF"/>
    <w:rsid w:val="00716BCA"/>
    <w:rsid w:val="00717DB3"/>
    <w:rsid w:val="007202CF"/>
    <w:rsid w:val="0072221B"/>
    <w:rsid w:val="00724D7F"/>
    <w:rsid w:val="00727AB0"/>
    <w:rsid w:val="00727B19"/>
    <w:rsid w:val="00727E33"/>
    <w:rsid w:val="00733AD3"/>
    <w:rsid w:val="0073660E"/>
    <w:rsid w:val="00741CF1"/>
    <w:rsid w:val="0074321F"/>
    <w:rsid w:val="00745DB2"/>
    <w:rsid w:val="00745E88"/>
    <w:rsid w:val="0075030E"/>
    <w:rsid w:val="0075035E"/>
    <w:rsid w:val="0075271F"/>
    <w:rsid w:val="00752C49"/>
    <w:rsid w:val="00752CBD"/>
    <w:rsid w:val="00754423"/>
    <w:rsid w:val="00755286"/>
    <w:rsid w:val="007557BF"/>
    <w:rsid w:val="00756F82"/>
    <w:rsid w:val="0075797E"/>
    <w:rsid w:val="00757AFB"/>
    <w:rsid w:val="00763078"/>
    <w:rsid w:val="00764DC0"/>
    <w:rsid w:val="007660FE"/>
    <w:rsid w:val="00766B78"/>
    <w:rsid w:val="00767BAB"/>
    <w:rsid w:val="007725D6"/>
    <w:rsid w:val="00773C83"/>
    <w:rsid w:val="0078163F"/>
    <w:rsid w:val="00782C0D"/>
    <w:rsid w:val="007865E1"/>
    <w:rsid w:val="0079117E"/>
    <w:rsid w:val="0079466D"/>
    <w:rsid w:val="00796762"/>
    <w:rsid w:val="007A089C"/>
    <w:rsid w:val="007A0E86"/>
    <w:rsid w:val="007A1954"/>
    <w:rsid w:val="007A2C7D"/>
    <w:rsid w:val="007A3D69"/>
    <w:rsid w:val="007A4E00"/>
    <w:rsid w:val="007A76A8"/>
    <w:rsid w:val="007B276A"/>
    <w:rsid w:val="007B4B96"/>
    <w:rsid w:val="007B522B"/>
    <w:rsid w:val="007C0C35"/>
    <w:rsid w:val="007C1440"/>
    <w:rsid w:val="007C39F5"/>
    <w:rsid w:val="007C3E17"/>
    <w:rsid w:val="007C706D"/>
    <w:rsid w:val="007D027D"/>
    <w:rsid w:val="007D03CE"/>
    <w:rsid w:val="007D1362"/>
    <w:rsid w:val="007D37C5"/>
    <w:rsid w:val="007D4FE5"/>
    <w:rsid w:val="007D5DF9"/>
    <w:rsid w:val="007E40F4"/>
    <w:rsid w:val="007E41A2"/>
    <w:rsid w:val="007E513C"/>
    <w:rsid w:val="007E7E2D"/>
    <w:rsid w:val="007F0E3E"/>
    <w:rsid w:val="007F18E2"/>
    <w:rsid w:val="007F3F3F"/>
    <w:rsid w:val="007F5AF8"/>
    <w:rsid w:val="007F70D9"/>
    <w:rsid w:val="008025BA"/>
    <w:rsid w:val="00803656"/>
    <w:rsid w:val="0080616D"/>
    <w:rsid w:val="00810DA9"/>
    <w:rsid w:val="008118E8"/>
    <w:rsid w:val="008159E7"/>
    <w:rsid w:val="00816685"/>
    <w:rsid w:val="00816FE3"/>
    <w:rsid w:val="00817518"/>
    <w:rsid w:val="00817641"/>
    <w:rsid w:val="0082571D"/>
    <w:rsid w:val="00827B30"/>
    <w:rsid w:val="00827CC6"/>
    <w:rsid w:val="0083000C"/>
    <w:rsid w:val="0083346A"/>
    <w:rsid w:val="00833935"/>
    <w:rsid w:val="00834B27"/>
    <w:rsid w:val="00840E8B"/>
    <w:rsid w:val="008429A7"/>
    <w:rsid w:val="00842C64"/>
    <w:rsid w:val="00843B52"/>
    <w:rsid w:val="008447BA"/>
    <w:rsid w:val="00847D14"/>
    <w:rsid w:val="0085191F"/>
    <w:rsid w:val="00852C41"/>
    <w:rsid w:val="008532FF"/>
    <w:rsid w:val="008576B6"/>
    <w:rsid w:val="008625A7"/>
    <w:rsid w:val="008642C6"/>
    <w:rsid w:val="00864FB2"/>
    <w:rsid w:val="0086514A"/>
    <w:rsid w:val="00867277"/>
    <w:rsid w:val="00873D77"/>
    <w:rsid w:val="00874D3F"/>
    <w:rsid w:val="008750BD"/>
    <w:rsid w:val="0087556C"/>
    <w:rsid w:val="0087650A"/>
    <w:rsid w:val="00876DCE"/>
    <w:rsid w:val="00877847"/>
    <w:rsid w:val="008801FC"/>
    <w:rsid w:val="008864B0"/>
    <w:rsid w:val="0089114D"/>
    <w:rsid w:val="008911FC"/>
    <w:rsid w:val="00895772"/>
    <w:rsid w:val="00895C5C"/>
    <w:rsid w:val="00897264"/>
    <w:rsid w:val="00897946"/>
    <w:rsid w:val="008A1173"/>
    <w:rsid w:val="008A1A64"/>
    <w:rsid w:val="008A1CE8"/>
    <w:rsid w:val="008A2A61"/>
    <w:rsid w:val="008A36E0"/>
    <w:rsid w:val="008A392D"/>
    <w:rsid w:val="008A4664"/>
    <w:rsid w:val="008B1DCC"/>
    <w:rsid w:val="008B5256"/>
    <w:rsid w:val="008C4AF3"/>
    <w:rsid w:val="008C6684"/>
    <w:rsid w:val="008C6AE6"/>
    <w:rsid w:val="008C75B3"/>
    <w:rsid w:val="008C773F"/>
    <w:rsid w:val="008D2622"/>
    <w:rsid w:val="008D3AA4"/>
    <w:rsid w:val="008D3F4A"/>
    <w:rsid w:val="008D5CDD"/>
    <w:rsid w:val="008D699C"/>
    <w:rsid w:val="008E084D"/>
    <w:rsid w:val="008E181D"/>
    <w:rsid w:val="008E38BC"/>
    <w:rsid w:val="008E52DB"/>
    <w:rsid w:val="008E6428"/>
    <w:rsid w:val="008E7F03"/>
    <w:rsid w:val="008F2B19"/>
    <w:rsid w:val="008F2ECF"/>
    <w:rsid w:val="008F546D"/>
    <w:rsid w:val="008F7172"/>
    <w:rsid w:val="008F72B8"/>
    <w:rsid w:val="009014F4"/>
    <w:rsid w:val="00903163"/>
    <w:rsid w:val="009062AA"/>
    <w:rsid w:val="00906AAF"/>
    <w:rsid w:val="009100D0"/>
    <w:rsid w:val="009109B2"/>
    <w:rsid w:val="009119DC"/>
    <w:rsid w:val="00915774"/>
    <w:rsid w:val="00916C33"/>
    <w:rsid w:val="00917A94"/>
    <w:rsid w:val="00922469"/>
    <w:rsid w:val="0092415D"/>
    <w:rsid w:val="00931975"/>
    <w:rsid w:val="00936CC0"/>
    <w:rsid w:val="00937007"/>
    <w:rsid w:val="00942965"/>
    <w:rsid w:val="009469C3"/>
    <w:rsid w:val="009473ED"/>
    <w:rsid w:val="009555E9"/>
    <w:rsid w:val="0096560F"/>
    <w:rsid w:val="00970D6A"/>
    <w:rsid w:val="00971028"/>
    <w:rsid w:val="00972625"/>
    <w:rsid w:val="00972EEE"/>
    <w:rsid w:val="00973BC7"/>
    <w:rsid w:val="00975DC0"/>
    <w:rsid w:val="009765A6"/>
    <w:rsid w:val="00980013"/>
    <w:rsid w:val="00982006"/>
    <w:rsid w:val="00984EC9"/>
    <w:rsid w:val="00985181"/>
    <w:rsid w:val="009871F7"/>
    <w:rsid w:val="0098792C"/>
    <w:rsid w:val="0099275C"/>
    <w:rsid w:val="009940B6"/>
    <w:rsid w:val="009A0016"/>
    <w:rsid w:val="009A1404"/>
    <w:rsid w:val="009A1DA2"/>
    <w:rsid w:val="009A4D29"/>
    <w:rsid w:val="009A50A3"/>
    <w:rsid w:val="009A6038"/>
    <w:rsid w:val="009A7149"/>
    <w:rsid w:val="009B019F"/>
    <w:rsid w:val="009B05B3"/>
    <w:rsid w:val="009B2D40"/>
    <w:rsid w:val="009B3883"/>
    <w:rsid w:val="009B5968"/>
    <w:rsid w:val="009B61E0"/>
    <w:rsid w:val="009C0EB1"/>
    <w:rsid w:val="009C1F4F"/>
    <w:rsid w:val="009C2C86"/>
    <w:rsid w:val="009C3A2D"/>
    <w:rsid w:val="009D4FB1"/>
    <w:rsid w:val="009D55B2"/>
    <w:rsid w:val="009D69C1"/>
    <w:rsid w:val="009D6AB8"/>
    <w:rsid w:val="009D76E6"/>
    <w:rsid w:val="009D7816"/>
    <w:rsid w:val="009E08E5"/>
    <w:rsid w:val="009E1111"/>
    <w:rsid w:val="009E38A7"/>
    <w:rsid w:val="009E405D"/>
    <w:rsid w:val="009E55AC"/>
    <w:rsid w:val="009E5BE8"/>
    <w:rsid w:val="009E5CDB"/>
    <w:rsid w:val="009F53A8"/>
    <w:rsid w:val="009F7C74"/>
    <w:rsid w:val="00A008A9"/>
    <w:rsid w:val="00A028A1"/>
    <w:rsid w:val="00A02FF0"/>
    <w:rsid w:val="00A03090"/>
    <w:rsid w:val="00A040AF"/>
    <w:rsid w:val="00A04B2F"/>
    <w:rsid w:val="00A06ECD"/>
    <w:rsid w:val="00A076EC"/>
    <w:rsid w:val="00A1134E"/>
    <w:rsid w:val="00A12413"/>
    <w:rsid w:val="00A13AFE"/>
    <w:rsid w:val="00A14B99"/>
    <w:rsid w:val="00A172BB"/>
    <w:rsid w:val="00A17360"/>
    <w:rsid w:val="00A26150"/>
    <w:rsid w:val="00A26924"/>
    <w:rsid w:val="00A27E4A"/>
    <w:rsid w:val="00A3073B"/>
    <w:rsid w:val="00A332B2"/>
    <w:rsid w:val="00A3399D"/>
    <w:rsid w:val="00A355FA"/>
    <w:rsid w:val="00A3693A"/>
    <w:rsid w:val="00A41B01"/>
    <w:rsid w:val="00A42A1F"/>
    <w:rsid w:val="00A437BA"/>
    <w:rsid w:val="00A4457B"/>
    <w:rsid w:val="00A503B6"/>
    <w:rsid w:val="00A50C36"/>
    <w:rsid w:val="00A51EC5"/>
    <w:rsid w:val="00A52884"/>
    <w:rsid w:val="00A54275"/>
    <w:rsid w:val="00A54E52"/>
    <w:rsid w:val="00A56279"/>
    <w:rsid w:val="00A56D80"/>
    <w:rsid w:val="00A60751"/>
    <w:rsid w:val="00A6574B"/>
    <w:rsid w:val="00A7045A"/>
    <w:rsid w:val="00A70BE0"/>
    <w:rsid w:val="00A726FD"/>
    <w:rsid w:val="00A74144"/>
    <w:rsid w:val="00A7505D"/>
    <w:rsid w:val="00A8081A"/>
    <w:rsid w:val="00A844A4"/>
    <w:rsid w:val="00A865B9"/>
    <w:rsid w:val="00A86A63"/>
    <w:rsid w:val="00A940CE"/>
    <w:rsid w:val="00A9533C"/>
    <w:rsid w:val="00A957EE"/>
    <w:rsid w:val="00A96815"/>
    <w:rsid w:val="00A9743B"/>
    <w:rsid w:val="00AA071A"/>
    <w:rsid w:val="00AA1F5A"/>
    <w:rsid w:val="00AA3C3C"/>
    <w:rsid w:val="00AA5AE7"/>
    <w:rsid w:val="00AA6131"/>
    <w:rsid w:val="00AB1088"/>
    <w:rsid w:val="00AB6CA6"/>
    <w:rsid w:val="00AB74F4"/>
    <w:rsid w:val="00AB77FB"/>
    <w:rsid w:val="00AC0EE1"/>
    <w:rsid w:val="00AC3570"/>
    <w:rsid w:val="00AC542B"/>
    <w:rsid w:val="00AC78C6"/>
    <w:rsid w:val="00AD01A7"/>
    <w:rsid w:val="00AD1DF9"/>
    <w:rsid w:val="00AD2376"/>
    <w:rsid w:val="00AD261D"/>
    <w:rsid w:val="00AD7259"/>
    <w:rsid w:val="00AD74C2"/>
    <w:rsid w:val="00AD7BDB"/>
    <w:rsid w:val="00AF1633"/>
    <w:rsid w:val="00AF28FB"/>
    <w:rsid w:val="00AF4731"/>
    <w:rsid w:val="00AF59C3"/>
    <w:rsid w:val="00AF6C61"/>
    <w:rsid w:val="00AF72FB"/>
    <w:rsid w:val="00B00FC7"/>
    <w:rsid w:val="00B059F4"/>
    <w:rsid w:val="00B13102"/>
    <w:rsid w:val="00B157E6"/>
    <w:rsid w:val="00B16069"/>
    <w:rsid w:val="00B20166"/>
    <w:rsid w:val="00B210E7"/>
    <w:rsid w:val="00B24179"/>
    <w:rsid w:val="00B31559"/>
    <w:rsid w:val="00B3209F"/>
    <w:rsid w:val="00B36277"/>
    <w:rsid w:val="00B37B72"/>
    <w:rsid w:val="00B51865"/>
    <w:rsid w:val="00B53478"/>
    <w:rsid w:val="00B53C42"/>
    <w:rsid w:val="00B54B98"/>
    <w:rsid w:val="00B54E8E"/>
    <w:rsid w:val="00B54FD5"/>
    <w:rsid w:val="00B5600D"/>
    <w:rsid w:val="00B567CB"/>
    <w:rsid w:val="00B56E9B"/>
    <w:rsid w:val="00B60303"/>
    <w:rsid w:val="00B607DB"/>
    <w:rsid w:val="00B6674D"/>
    <w:rsid w:val="00B66E9B"/>
    <w:rsid w:val="00B67448"/>
    <w:rsid w:val="00B70700"/>
    <w:rsid w:val="00B70874"/>
    <w:rsid w:val="00B714D8"/>
    <w:rsid w:val="00B7283D"/>
    <w:rsid w:val="00B74E35"/>
    <w:rsid w:val="00B754DE"/>
    <w:rsid w:val="00B81346"/>
    <w:rsid w:val="00B81BA1"/>
    <w:rsid w:val="00B8241F"/>
    <w:rsid w:val="00B86448"/>
    <w:rsid w:val="00B8682A"/>
    <w:rsid w:val="00B91950"/>
    <w:rsid w:val="00B92062"/>
    <w:rsid w:val="00B92CE8"/>
    <w:rsid w:val="00B92FCD"/>
    <w:rsid w:val="00B934C1"/>
    <w:rsid w:val="00B93AF1"/>
    <w:rsid w:val="00B9468A"/>
    <w:rsid w:val="00B95C62"/>
    <w:rsid w:val="00BA2AA7"/>
    <w:rsid w:val="00BA4397"/>
    <w:rsid w:val="00BA51D5"/>
    <w:rsid w:val="00BA5E6D"/>
    <w:rsid w:val="00BA6004"/>
    <w:rsid w:val="00BA60F5"/>
    <w:rsid w:val="00BA6F76"/>
    <w:rsid w:val="00BB7F3D"/>
    <w:rsid w:val="00BC17A2"/>
    <w:rsid w:val="00BC1BBF"/>
    <w:rsid w:val="00BC44FF"/>
    <w:rsid w:val="00BC57B5"/>
    <w:rsid w:val="00BC74AC"/>
    <w:rsid w:val="00BD0464"/>
    <w:rsid w:val="00BD09FC"/>
    <w:rsid w:val="00BD3218"/>
    <w:rsid w:val="00BD3CD5"/>
    <w:rsid w:val="00BD46AD"/>
    <w:rsid w:val="00BD5834"/>
    <w:rsid w:val="00BE368C"/>
    <w:rsid w:val="00BF08AB"/>
    <w:rsid w:val="00BF11DF"/>
    <w:rsid w:val="00BF1A98"/>
    <w:rsid w:val="00C00D39"/>
    <w:rsid w:val="00C01C6F"/>
    <w:rsid w:val="00C02B59"/>
    <w:rsid w:val="00C0442E"/>
    <w:rsid w:val="00C04BED"/>
    <w:rsid w:val="00C05BD7"/>
    <w:rsid w:val="00C0663C"/>
    <w:rsid w:val="00C113C1"/>
    <w:rsid w:val="00C1150D"/>
    <w:rsid w:val="00C12633"/>
    <w:rsid w:val="00C149CF"/>
    <w:rsid w:val="00C22FEF"/>
    <w:rsid w:val="00C241B8"/>
    <w:rsid w:val="00C250F0"/>
    <w:rsid w:val="00C27B75"/>
    <w:rsid w:val="00C3429E"/>
    <w:rsid w:val="00C352ED"/>
    <w:rsid w:val="00C35AE6"/>
    <w:rsid w:val="00C35EEA"/>
    <w:rsid w:val="00C37BEB"/>
    <w:rsid w:val="00C4142D"/>
    <w:rsid w:val="00C443C7"/>
    <w:rsid w:val="00C44654"/>
    <w:rsid w:val="00C454CA"/>
    <w:rsid w:val="00C475C6"/>
    <w:rsid w:val="00C5386E"/>
    <w:rsid w:val="00C56257"/>
    <w:rsid w:val="00C56855"/>
    <w:rsid w:val="00C615E8"/>
    <w:rsid w:val="00C62996"/>
    <w:rsid w:val="00C6339D"/>
    <w:rsid w:val="00C63681"/>
    <w:rsid w:val="00C66B63"/>
    <w:rsid w:val="00C70181"/>
    <w:rsid w:val="00C72176"/>
    <w:rsid w:val="00C73CA4"/>
    <w:rsid w:val="00C741A0"/>
    <w:rsid w:val="00C76483"/>
    <w:rsid w:val="00C814E3"/>
    <w:rsid w:val="00C82BE8"/>
    <w:rsid w:val="00C84998"/>
    <w:rsid w:val="00C9030F"/>
    <w:rsid w:val="00C91F13"/>
    <w:rsid w:val="00C925E4"/>
    <w:rsid w:val="00C961D6"/>
    <w:rsid w:val="00CA1F6F"/>
    <w:rsid w:val="00CA221F"/>
    <w:rsid w:val="00CA3DF8"/>
    <w:rsid w:val="00CB0499"/>
    <w:rsid w:val="00CB1E63"/>
    <w:rsid w:val="00CB379F"/>
    <w:rsid w:val="00CB3B52"/>
    <w:rsid w:val="00CB3E32"/>
    <w:rsid w:val="00CB6735"/>
    <w:rsid w:val="00CB7C19"/>
    <w:rsid w:val="00CC2918"/>
    <w:rsid w:val="00CC6417"/>
    <w:rsid w:val="00CC7A34"/>
    <w:rsid w:val="00CD42DE"/>
    <w:rsid w:val="00CD6DE2"/>
    <w:rsid w:val="00CD7C29"/>
    <w:rsid w:val="00CE0F45"/>
    <w:rsid w:val="00CE1584"/>
    <w:rsid w:val="00CE5436"/>
    <w:rsid w:val="00CE5904"/>
    <w:rsid w:val="00CE6D16"/>
    <w:rsid w:val="00CF1467"/>
    <w:rsid w:val="00CF2027"/>
    <w:rsid w:val="00CF347C"/>
    <w:rsid w:val="00CF48D5"/>
    <w:rsid w:val="00CF5994"/>
    <w:rsid w:val="00CF61D4"/>
    <w:rsid w:val="00D00CAC"/>
    <w:rsid w:val="00D02705"/>
    <w:rsid w:val="00D02BAB"/>
    <w:rsid w:val="00D036A3"/>
    <w:rsid w:val="00D05DB7"/>
    <w:rsid w:val="00D13178"/>
    <w:rsid w:val="00D13629"/>
    <w:rsid w:val="00D137F6"/>
    <w:rsid w:val="00D17CB3"/>
    <w:rsid w:val="00D2141F"/>
    <w:rsid w:val="00D22408"/>
    <w:rsid w:val="00D22E4C"/>
    <w:rsid w:val="00D27923"/>
    <w:rsid w:val="00D31BB8"/>
    <w:rsid w:val="00D3353C"/>
    <w:rsid w:val="00D3633E"/>
    <w:rsid w:val="00D401E3"/>
    <w:rsid w:val="00D40C90"/>
    <w:rsid w:val="00D40FF2"/>
    <w:rsid w:val="00D43F47"/>
    <w:rsid w:val="00D46714"/>
    <w:rsid w:val="00D479BF"/>
    <w:rsid w:val="00D51223"/>
    <w:rsid w:val="00D517B8"/>
    <w:rsid w:val="00D538DA"/>
    <w:rsid w:val="00D55D12"/>
    <w:rsid w:val="00D55E86"/>
    <w:rsid w:val="00D56A97"/>
    <w:rsid w:val="00D62178"/>
    <w:rsid w:val="00D6299B"/>
    <w:rsid w:val="00D72C2A"/>
    <w:rsid w:val="00D92F4F"/>
    <w:rsid w:val="00D94B26"/>
    <w:rsid w:val="00DA18A6"/>
    <w:rsid w:val="00DA18D8"/>
    <w:rsid w:val="00DA61F2"/>
    <w:rsid w:val="00DA7112"/>
    <w:rsid w:val="00DA79F4"/>
    <w:rsid w:val="00DB2A1C"/>
    <w:rsid w:val="00DB3C76"/>
    <w:rsid w:val="00DC0E41"/>
    <w:rsid w:val="00DC18CA"/>
    <w:rsid w:val="00DD0022"/>
    <w:rsid w:val="00DD17F3"/>
    <w:rsid w:val="00DD7D19"/>
    <w:rsid w:val="00DE0CFA"/>
    <w:rsid w:val="00DE1F51"/>
    <w:rsid w:val="00DE5FD4"/>
    <w:rsid w:val="00DF0B13"/>
    <w:rsid w:val="00DF16CE"/>
    <w:rsid w:val="00DF3120"/>
    <w:rsid w:val="00DF61E9"/>
    <w:rsid w:val="00E023D0"/>
    <w:rsid w:val="00E058B9"/>
    <w:rsid w:val="00E1106F"/>
    <w:rsid w:val="00E11710"/>
    <w:rsid w:val="00E1370A"/>
    <w:rsid w:val="00E1456B"/>
    <w:rsid w:val="00E17CAA"/>
    <w:rsid w:val="00E20F28"/>
    <w:rsid w:val="00E2146C"/>
    <w:rsid w:val="00E23C67"/>
    <w:rsid w:val="00E23DE8"/>
    <w:rsid w:val="00E25075"/>
    <w:rsid w:val="00E26629"/>
    <w:rsid w:val="00E26EC7"/>
    <w:rsid w:val="00E30724"/>
    <w:rsid w:val="00E31348"/>
    <w:rsid w:val="00E316F6"/>
    <w:rsid w:val="00E32786"/>
    <w:rsid w:val="00E33107"/>
    <w:rsid w:val="00E34013"/>
    <w:rsid w:val="00E35225"/>
    <w:rsid w:val="00E37E76"/>
    <w:rsid w:val="00E417ED"/>
    <w:rsid w:val="00E4185B"/>
    <w:rsid w:val="00E43427"/>
    <w:rsid w:val="00E43BD0"/>
    <w:rsid w:val="00E44934"/>
    <w:rsid w:val="00E46597"/>
    <w:rsid w:val="00E46B04"/>
    <w:rsid w:val="00E5553F"/>
    <w:rsid w:val="00E55C00"/>
    <w:rsid w:val="00E610F3"/>
    <w:rsid w:val="00E661F3"/>
    <w:rsid w:val="00E679EA"/>
    <w:rsid w:val="00E67EF9"/>
    <w:rsid w:val="00E67F94"/>
    <w:rsid w:val="00E72688"/>
    <w:rsid w:val="00E73F56"/>
    <w:rsid w:val="00E7473A"/>
    <w:rsid w:val="00E74C3F"/>
    <w:rsid w:val="00E80125"/>
    <w:rsid w:val="00E825BB"/>
    <w:rsid w:val="00E83CCB"/>
    <w:rsid w:val="00E863F1"/>
    <w:rsid w:val="00E86D8B"/>
    <w:rsid w:val="00E87DCC"/>
    <w:rsid w:val="00E87F25"/>
    <w:rsid w:val="00E936FB"/>
    <w:rsid w:val="00EA32B0"/>
    <w:rsid w:val="00EA4670"/>
    <w:rsid w:val="00EB048B"/>
    <w:rsid w:val="00EB4BB3"/>
    <w:rsid w:val="00EC09D2"/>
    <w:rsid w:val="00EC15D2"/>
    <w:rsid w:val="00EC47A2"/>
    <w:rsid w:val="00EC6F4F"/>
    <w:rsid w:val="00ED1B12"/>
    <w:rsid w:val="00ED2ABD"/>
    <w:rsid w:val="00ED315F"/>
    <w:rsid w:val="00ED5DDA"/>
    <w:rsid w:val="00EE0DA9"/>
    <w:rsid w:val="00EE282F"/>
    <w:rsid w:val="00EE6836"/>
    <w:rsid w:val="00EF27B6"/>
    <w:rsid w:val="00EF2D2C"/>
    <w:rsid w:val="00EF3006"/>
    <w:rsid w:val="00EF3266"/>
    <w:rsid w:val="00EF5F31"/>
    <w:rsid w:val="00EF6045"/>
    <w:rsid w:val="00F007D9"/>
    <w:rsid w:val="00F02E71"/>
    <w:rsid w:val="00F113B4"/>
    <w:rsid w:val="00F12156"/>
    <w:rsid w:val="00F127DA"/>
    <w:rsid w:val="00F12C36"/>
    <w:rsid w:val="00F1386D"/>
    <w:rsid w:val="00F154A0"/>
    <w:rsid w:val="00F15679"/>
    <w:rsid w:val="00F16212"/>
    <w:rsid w:val="00F17575"/>
    <w:rsid w:val="00F209F2"/>
    <w:rsid w:val="00F21994"/>
    <w:rsid w:val="00F2405F"/>
    <w:rsid w:val="00F242B4"/>
    <w:rsid w:val="00F25991"/>
    <w:rsid w:val="00F2797F"/>
    <w:rsid w:val="00F27A1E"/>
    <w:rsid w:val="00F32048"/>
    <w:rsid w:val="00F3390B"/>
    <w:rsid w:val="00F34F10"/>
    <w:rsid w:val="00F427C9"/>
    <w:rsid w:val="00F46341"/>
    <w:rsid w:val="00F47283"/>
    <w:rsid w:val="00F47CBB"/>
    <w:rsid w:val="00F514E9"/>
    <w:rsid w:val="00F51A81"/>
    <w:rsid w:val="00F51A86"/>
    <w:rsid w:val="00F54E38"/>
    <w:rsid w:val="00F56A51"/>
    <w:rsid w:val="00F57AA0"/>
    <w:rsid w:val="00F6014E"/>
    <w:rsid w:val="00F6033B"/>
    <w:rsid w:val="00F60A43"/>
    <w:rsid w:val="00F61375"/>
    <w:rsid w:val="00F64C72"/>
    <w:rsid w:val="00F6519C"/>
    <w:rsid w:val="00F733F6"/>
    <w:rsid w:val="00F74002"/>
    <w:rsid w:val="00F76126"/>
    <w:rsid w:val="00F82086"/>
    <w:rsid w:val="00F82E5F"/>
    <w:rsid w:val="00F85596"/>
    <w:rsid w:val="00F85FBD"/>
    <w:rsid w:val="00F901EF"/>
    <w:rsid w:val="00F90569"/>
    <w:rsid w:val="00F92FC3"/>
    <w:rsid w:val="00F93A52"/>
    <w:rsid w:val="00F9432F"/>
    <w:rsid w:val="00F97CF0"/>
    <w:rsid w:val="00FA1C79"/>
    <w:rsid w:val="00FA3873"/>
    <w:rsid w:val="00FA3F29"/>
    <w:rsid w:val="00FA6875"/>
    <w:rsid w:val="00FA6FD1"/>
    <w:rsid w:val="00FB1D56"/>
    <w:rsid w:val="00FB6E39"/>
    <w:rsid w:val="00FC2C71"/>
    <w:rsid w:val="00FC6010"/>
    <w:rsid w:val="00FD2A00"/>
    <w:rsid w:val="00FD4979"/>
    <w:rsid w:val="00FD7F55"/>
    <w:rsid w:val="00FE017F"/>
    <w:rsid w:val="00FE0433"/>
    <w:rsid w:val="00FE1DB3"/>
    <w:rsid w:val="00FE2829"/>
    <w:rsid w:val="00FE3057"/>
    <w:rsid w:val="00FE4B6D"/>
    <w:rsid w:val="00FE66AF"/>
    <w:rsid w:val="00FF11CC"/>
    <w:rsid w:val="00FF5298"/>
    <w:rsid w:val="00FF7FD9"/>
    <w:rsid w:val="01C3F2F8"/>
    <w:rsid w:val="02FC367B"/>
    <w:rsid w:val="0333FC06"/>
    <w:rsid w:val="03788E4E"/>
    <w:rsid w:val="03C4123B"/>
    <w:rsid w:val="03CEA414"/>
    <w:rsid w:val="03F8B1E6"/>
    <w:rsid w:val="04A03F2F"/>
    <w:rsid w:val="04B0E28E"/>
    <w:rsid w:val="04C15417"/>
    <w:rsid w:val="057E692B"/>
    <w:rsid w:val="05C32AB3"/>
    <w:rsid w:val="05C7753E"/>
    <w:rsid w:val="05D10B8B"/>
    <w:rsid w:val="0662253C"/>
    <w:rsid w:val="06BC7C51"/>
    <w:rsid w:val="06D6A0CD"/>
    <w:rsid w:val="06D756E4"/>
    <w:rsid w:val="0897E6CC"/>
    <w:rsid w:val="08B56FDF"/>
    <w:rsid w:val="095F10E4"/>
    <w:rsid w:val="09889E0F"/>
    <w:rsid w:val="0993C91B"/>
    <w:rsid w:val="09CF98CF"/>
    <w:rsid w:val="0B085D76"/>
    <w:rsid w:val="0B09F10D"/>
    <w:rsid w:val="0B502B66"/>
    <w:rsid w:val="0B726DF2"/>
    <w:rsid w:val="0BFEB01F"/>
    <w:rsid w:val="0CDDA715"/>
    <w:rsid w:val="0CEA858C"/>
    <w:rsid w:val="0D0F9C1F"/>
    <w:rsid w:val="0DC08D96"/>
    <w:rsid w:val="0DCC6A70"/>
    <w:rsid w:val="0E08D2F1"/>
    <w:rsid w:val="0E352111"/>
    <w:rsid w:val="0E50D468"/>
    <w:rsid w:val="0E6AB038"/>
    <w:rsid w:val="0EBF59AA"/>
    <w:rsid w:val="0F964032"/>
    <w:rsid w:val="0F9ABD8E"/>
    <w:rsid w:val="0FCC62C0"/>
    <w:rsid w:val="0FE5CE90"/>
    <w:rsid w:val="10611E58"/>
    <w:rsid w:val="109AC8FE"/>
    <w:rsid w:val="10A4C2DA"/>
    <w:rsid w:val="1102E802"/>
    <w:rsid w:val="11040B32"/>
    <w:rsid w:val="12633122"/>
    <w:rsid w:val="12B6D80F"/>
    <w:rsid w:val="131D53F7"/>
    <w:rsid w:val="135D52B8"/>
    <w:rsid w:val="136D9D30"/>
    <w:rsid w:val="1395A284"/>
    <w:rsid w:val="13B88D28"/>
    <w:rsid w:val="1414E9E6"/>
    <w:rsid w:val="14A02FF4"/>
    <w:rsid w:val="14AEA844"/>
    <w:rsid w:val="14FE9444"/>
    <w:rsid w:val="153E72FB"/>
    <w:rsid w:val="162BC19D"/>
    <w:rsid w:val="162F1AA1"/>
    <w:rsid w:val="1680E833"/>
    <w:rsid w:val="16E06E66"/>
    <w:rsid w:val="17015F62"/>
    <w:rsid w:val="1706ABAA"/>
    <w:rsid w:val="17D6A1C6"/>
    <w:rsid w:val="1826C26C"/>
    <w:rsid w:val="1842A1EA"/>
    <w:rsid w:val="185103E2"/>
    <w:rsid w:val="1900B087"/>
    <w:rsid w:val="19144843"/>
    <w:rsid w:val="19212DF7"/>
    <w:rsid w:val="195575C7"/>
    <w:rsid w:val="199D6BAB"/>
    <w:rsid w:val="1A27CEAC"/>
    <w:rsid w:val="1A4C6AAD"/>
    <w:rsid w:val="1A72A96C"/>
    <w:rsid w:val="1AA2A70B"/>
    <w:rsid w:val="1AA8957C"/>
    <w:rsid w:val="1B49E093"/>
    <w:rsid w:val="1B4B412C"/>
    <w:rsid w:val="1B91F4E3"/>
    <w:rsid w:val="1BAC2DC4"/>
    <w:rsid w:val="1BCAE4CC"/>
    <w:rsid w:val="1C82D6E3"/>
    <w:rsid w:val="1CC5DE2A"/>
    <w:rsid w:val="1D050846"/>
    <w:rsid w:val="1D138357"/>
    <w:rsid w:val="1D4C96A3"/>
    <w:rsid w:val="1D5472A4"/>
    <w:rsid w:val="1D616B86"/>
    <w:rsid w:val="1D8B3368"/>
    <w:rsid w:val="1D97CB37"/>
    <w:rsid w:val="1DB46D88"/>
    <w:rsid w:val="1DEAB956"/>
    <w:rsid w:val="1DF407A2"/>
    <w:rsid w:val="1DFCBD4E"/>
    <w:rsid w:val="1E5D7810"/>
    <w:rsid w:val="1EEFB9A8"/>
    <w:rsid w:val="1F0B46FA"/>
    <w:rsid w:val="1F383EA0"/>
    <w:rsid w:val="2089F3EA"/>
    <w:rsid w:val="20B12FF0"/>
    <w:rsid w:val="20BF09A2"/>
    <w:rsid w:val="20D43D7C"/>
    <w:rsid w:val="2139BC0D"/>
    <w:rsid w:val="215D3412"/>
    <w:rsid w:val="21C606D0"/>
    <w:rsid w:val="228A2F88"/>
    <w:rsid w:val="22AFB229"/>
    <w:rsid w:val="22D02E71"/>
    <w:rsid w:val="22E331E6"/>
    <w:rsid w:val="2355C759"/>
    <w:rsid w:val="23561D22"/>
    <w:rsid w:val="241FE5CE"/>
    <w:rsid w:val="24237D36"/>
    <w:rsid w:val="244C6DEA"/>
    <w:rsid w:val="255545B1"/>
    <w:rsid w:val="257010F9"/>
    <w:rsid w:val="25CC4678"/>
    <w:rsid w:val="25E623FB"/>
    <w:rsid w:val="263B2B8D"/>
    <w:rsid w:val="266C28F8"/>
    <w:rsid w:val="26A87D23"/>
    <w:rsid w:val="26FC1F33"/>
    <w:rsid w:val="2700BD52"/>
    <w:rsid w:val="2891ABD0"/>
    <w:rsid w:val="28D99817"/>
    <w:rsid w:val="28F356F1"/>
    <w:rsid w:val="28F4EA88"/>
    <w:rsid w:val="29127842"/>
    <w:rsid w:val="2916456F"/>
    <w:rsid w:val="292D0756"/>
    <w:rsid w:val="29371EF0"/>
    <w:rsid w:val="293AE82E"/>
    <w:rsid w:val="295908B9"/>
    <w:rsid w:val="2AE57AF4"/>
    <w:rsid w:val="2AF3F4CC"/>
    <w:rsid w:val="2AF7A437"/>
    <w:rsid w:val="2B6EB43A"/>
    <w:rsid w:val="2B6F1EBD"/>
    <w:rsid w:val="2BD0C9DE"/>
    <w:rsid w:val="2C2AF7B3"/>
    <w:rsid w:val="2D7EDCC8"/>
    <w:rsid w:val="2D93C2DD"/>
    <w:rsid w:val="2D97F59E"/>
    <w:rsid w:val="2DF7943C"/>
    <w:rsid w:val="2E24BF27"/>
    <w:rsid w:val="2FDD10E9"/>
    <w:rsid w:val="300B28E1"/>
    <w:rsid w:val="302ABE7F"/>
    <w:rsid w:val="3032FCC9"/>
    <w:rsid w:val="304772DE"/>
    <w:rsid w:val="30520DE0"/>
    <w:rsid w:val="30A1ED70"/>
    <w:rsid w:val="30FD6B8F"/>
    <w:rsid w:val="322973B6"/>
    <w:rsid w:val="32C99475"/>
    <w:rsid w:val="330FEB26"/>
    <w:rsid w:val="3317C0EF"/>
    <w:rsid w:val="337350F1"/>
    <w:rsid w:val="33F40DDB"/>
    <w:rsid w:val="34464850"/>
    <w:rsid w:val="349C5699"/>
    <w:rsid w:val="34D43115"/>
    <w:rsid w:val="34E0BAE5"/>
    <w:rsid w:val="34FF6957"/>
    <w:rsid w:val="3598342C"/>
    <w:rsid w:val="35CA14AC"/>
    <w:rsid w:val="35D0DCB2"/>
    <w:rsid w:val="3615A1CB"/>
    <w:rsid w:val="362326BF"/>
    <w:rsid w:val="36990411"/>
    <w:rsid w:val="381D8DD1"/>
    <w:rsid w:val="382CBFAE"/>
    <w:rsid w:val="3882BF9E"/>
    <w:rsid w:val="391DBDEF"/>
    <w:rsid w:val="3945BAD6"/>
    <w:rsid w:val="39507480"/>
    <w:rsid w:val="39608162"/>
    <w:rsid w:val="39668D34"/>
    <w:rsid w:val="39878A97"/>
    <w:rsid w:val="3989EAFF"/>
    <w:rsid w:val="398D4C13"/>
    <w:rsid w:val="3A5419BE"/>
    <w:rsid w:val="3A66B1DD"/>
    <w:rsid w:val="3AA8E284"/>
    <w:rsid w:val="3B844668"/>
    <w:rsid w:val="3B908C94"/>
    <w:rsid w:val="3BD3DE6F"/>
    <w:rsid w:val="3BE0D21D"/>
    <w:rsid w:val="3BF9C7A9"/>
    <w:rsid w:val="3CA9582E"/>
    <w:rsid w:val="3D075B31"/>
    <w:rsid w:val="3E363891"/>
    <w:rsid w:val="3EC2AE56"/>
    <w:rsid w:val="3EFBEAA7"/>
    <w:rsid w:val="40135814"/>
    <w:rsid w:val="4076E488"/>
    <w:rsid w:val="4086AE46"/>
    <w:rsid w:val="4179A6F0"/>
    <w:rsid w:val="41A4D372"/>
    <w:rsid w:val="41DE1F30"/>
    <w:rsid w:val="41F7AB39"/>
    <w:rsid w:val="42102F4D"/>
    <w:rsid w:val="423FAAAE"/>
    <w:rsid w:val="4256D13C"/>
    <w:rsid w:val="42C42761"/>
    <w:rsid w:val="42FA735C"/>
    <w:rsid w:val="4358D801"/>
    <w:rsid w:val="436586B5"/>
    <w:rsid w:val="438E8EFF"/>
    <w:rsid w:val="441E8458"/>
    <w:rsid w:val="44658768"/>
    <w:rsid w:val="447A6D02"/>
    <w:rsid w:val="44A75756"/>
    <w:rsid w:val="45015716"/>
    <w:rsid w:val="453A2BDC"/>
    <w:rsid w:val="460CEF17"/>
    <w:rsid w:val="461763BD"/>
    <w:rsid w:val="46A1519B"/>
    <w:rsid w:val="46E179B2"/>
    <w:rsid w:val="474534E5"/>
    <w:rsid w:val="4788FCE4"/>
    <w:rsid w:val="478A4F51"/>
    <w:rsid w:val="47AE6301"/>
    <w:rsid w:val="47DC618B"/>
    <w:rsid w:val="47E787AE"/>
    <w:rsid w:val="47EEA9F0"/>
    <w:rsid w:val="47F208AB"/>
    <w:rsid w:val="48ACA11F"/>
    <w:rsid w:val="48E8F2CC"/>
    <w:rsid w:val="48ECB74E"/>
    <w:rsid w:val="492C78A6"/>
    <w:rsid w:val="4945098B"/>
    <w:rsid w:val="4974DEC4"/>
    <w:rsid w:val="4981578C"/>
    <w:rsid w:val="4A51D73A"/>
    <w:rsid w:val="4A77D890"/>
    <w:rsid w:val="4AAFFE21"/>
    <w:rsid w:val="4AC88B2C"/>
    <w:rsid w:val="4B596F52"/>
    <w:rsid w:val="4B5E8FB9"/>
    <w:rsid w:val="4B645135"/>
    <w:rsid w:val="4B70989A"/>
    <w:rsid w:val="4B9DF702"/>
    <w:rsid w:val="4BDDC319"/>
    <w:rsid w:val="4BFED63B"/>
    <w:rsid w:val="4C2618E2"/>
    <w:rsid w:val="4C70A412"/>
    <w:rsid w:val="4C75262A"/>
    <w:rsid w:val="4CB273D3"/>
    <w:rsid w:val="4D15DE85"/>
    <w:rsid w:val="4D39C763"/>
    <w:rsid w:val="4D534EDE"/>
    <w:rsid w:val="4DB8A08D"/>
    <w:rsid w:val="4E458305"/>
    <w:rsid w:val="4E614A2F"/>
    <w:rsid w:val="4EA97C64"/>
    <w:rsid w:val="4EC9B527"/>
    <w:rsid w:val="4EF286EE"/>
    <w:rsid w:val="4F0D5E44"/>
    <w:rsid w:val="4F9673D5"/>
    <w:rsid w:val="4F9C5C3A"/>
    <w:rsid w:val="4FA1FF0E"/>
    <w:rsid w:val="4FC39840"/>
    <w:rsid w:val="4FCF9408"/>
    <w:rsid w:val="501D6073"/>
    <w:rsid w:val="514C02BB"/>
    <w:rsid w:val="5157EB55"/>
    <w:rsid w:val="51F41029"/>
    <w:rsid w:val="526A6550"/>
    <w:rsid w:val="5294DED6"/>
    <w:rsid w:val="537E4257"/>
    <w:rsid w:val="545D8D6E"/>
    <w:rsid w:val="54764E8A"/>
    <w:rsid w:val="549CFDB0"/>
    <w:rsid w:val="54BDEB5A"/>
    <w:rsid w:val="54BFAFB0"/>
    <w:rsid w:val="54C6D404"/>
    <w:rsid w:val="55187C15"/>
    <w:rsid w:val="552BB0EB"/>
    <w:rsid w:val="5544D948"/>
    <w:rsid w:val="55B3D5AA"/>
    <w:rsid w:val="55C47BC0"/>
    <w:rsid w:val="5640ED40"/>
    <w:rsid w:val="564AB38E"/>
    <w:rsid w:val="5652FAD0"/>
    <w:rsid w:val="56705367"/>
    <w:rsid w:val="56BA146F"/>
    <w:rsid w:val="56EA3463"/>
    <w:rsid w:val="57286DB7"/>
    <w:rsid w:val="572B59D7"/>
    <w:rsid w:val="574DD7C2"/>
    <w:rsid w:val="57634635"/>
    <w:rsid w:val="5763D8F1"/>
    <w:rsid w:val="581B47B9"/>
    <w:rsid w:val="583DE0CB"/>
    <w:rsid w:val="59FF220E"/>
    <w:rsid w:val="5A18572B"/>
    <w:rsid w:val="5A97BFC9"/>
    <w:rsid w:val="5AC8EAE2"/>
    <w:rsid w:val="5AF670A9"/>
    <w:rsid w:val="5B6B711F"/>
    <w:rsid w:val="5B6F8884"/>
    <w:rsid w:val="5B70332A"/>
    <w:rsid w:val="5B817877"/>
    <w:rsid w:val="5C516CBC"/>
    <w:rsid w:val="5C92410A"/>
    <w:rsid w:val="5CB821D9"/>
    <w:rsid w:val="5CBFE0C9"/>
    <w:rsid w:val="5D6553E9"/>
    <w:rsid w:val="5D99232F"/>
    <w:rsid w:val="5DD4212C"/>
    <w:rsid w:val="5E2E116B"/>
    <w:rsid w:val="5E43F324"/>
    <w:rsid w:val="600CE0AA"/>
    <w:rsid w:val="60B1F9BB"/>
    <w:rsid w:val="61132092"/>
    <w:rsid w:val="6176C5F3"/>
    <w:rsid w:val="6255E978"/>
    <w:rsid w:val="62C3EC72"/>
    <w:rsid w:val="62E4CE89"/>
    <w:rsid w:val="63D56A4E"/>
    <w:rsid w:val="63F8459E"/>
    <w:rsid w:val="64AA9D77"/>
    <w:rsid w:val="64B7347B"/>
    <w:rsid w:val="64D344DB"/>
    <w:rsid w:val="6518D342"/>
    <w:rsid w:val="65B7C535"/>
    <w:rsid w:val="6699DD17"/>
    <w:rsid w:val="6711ED13"/>
    <w:rsid w:val="67B83FAC"/>
    <w:rsid w:val="6822313A"/>
    <w:rsid w:val="68234183"/>
    <w:rsid w:val="68579741"/>
    <w:rsid w:val="6A84131B"/>
    <w:rsid w:val="6A9EAB92"/>
    <w:rsid w:val="6ADBAA63"/>
    <w:rsid w:val="6ADEA597"/>
    <w:rsid w:val="6B28E9D3"/>
    <w:rsid w:val="6BB644F9"/>
    <w:rsid w:val="6BD29B5B"/>
    <w:rsid w:val="6C181E2F"/>
    <w:rsid w:val="6C29BDAD"/>
    <w:rsid w:val="6CFBDFD3"/>
    <w:rsid w:val="6D6682F2"/>
    <w:rsid w:val="6DA90CAD"/>
    <w:rsid w:val="6E5ECCA0"/>
    <w:rsid w:val="6E7A7A4B"/>
    <w:rsid w:val="6F0E2783"/>
    <w:rsid w:val="6F15DD12"/>
    <w:rsid w:val="6F876B85"/>
    <w:rsid w:val="70077F32"/>
    <w:rsid w:val="70734C85"/>
    <w:rsid w:val="70B999A2"/>
    <w:rsid w:val="710580FD"/>
    <w:rsid w:val="71DDEA4D"/>
    <w:rsid w:val="71FA48A5"/>
    <w:rsid w:val="71FA4AA7"/>
    <w:rsid w:val="721276E5"/>
    <w:rsid w:val="7396B73C"/>
    <w:rsid w:val="73B4AAD2"/>
    <w:rsid w:val="746AF422"/>
    <w:rsid w:val="747151D2"/>
    <w:rsid w:val="748A7A2F"/>
    <w:rsid w:val="74C19EB8"/>
    <w:rsid w:val="74D11327"/>
    <w:rsid w:val="752DC81C"/>
    <w:rsid w:val="76619CFE"/>
    <w:rsid w:val="76E02EDC"/>
    <w:rsid w:val="772F4B13"/>
    <w:rsid w:val="773FC464"/>
    <w:rsid w:val="77880001"/>
    <w:rsid w:val="77CE6376"/>
    <w:rsid w:val="77ECDCE8"/>
    <w:rsid w:val="78848588"/>
    <w:rsid w:val="788B114D"/>
    <w:rsid w:val="78A0ACDA"/>
    <w:rsid w:val="78B68139"/>
    <w:rsid w:val="78C5B211"/>
    <w:rsid w:val="78DF7CAB"/>
    <w:rsid w:val="790A0797"/>
    <w:rsid w:val="7944C2F5"/>
    <w:rsid w:val="7A80A9E1"/>
    <w:rsid w:val="7B5526EA"/>
    <w:rsid w:val="7B73331F"/>
    <w:rsid w:val="7BCC68C3"/>
    <w:rsid w:val="7C607512"/>
    <w:rsid w:val="7C7E2FFB"/>
    <w:rsid w:val="7C8EA184"/>
    <w:rsid w:val="7CA1D499"/>
    <w:rsid w:val="7CB958F1"/>
    <w:rsid w:val="7CC34363"/>
    <w:rsid w:val="7D1F740E"/>
    <w:rsid w:val="7D2149F7"/>
    <w:rsid w:val="7D2B3A53"/>
    <w:rsid w:val="7E18BC3C"/>
    <w:rsid w:val="7E61225A"/>
    <w:rsid w:val="7E949676"/>
    <w:rsid w:val="7F7D44B0"/>
    <w:rsid w:val="7FCF1130"/>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BB0C2"/>
  <w15:chartTrackingRefBased/>
  <w15:docId w15:val="{41E7CFC6-2808-4825-A26D-C28FE006C4E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911FC"/>
    <w:pPr>
      <w:ind w:left="720"/>
      <w:contextualSpacing/>
    </w:pPr>
  </w:style>
  <w:style w:type="table" w:styleId="TableGrid">
    <w:name w:val="Table Grid"/>
    <w:basedOn w:val="TableNormal"/>
    <w:uiPriority w:val="39"/>
    <w:rsid w:val="008911F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604115"/>
    <w:pPr>
      <w:tabs>
        <w:tab w:val="center" w:pos="4513"/>
        <w:tab w:val="right" w:pos="9026"/>
      </w:tabs>
      <w:spacing w:after="0" w:line="240" w:lineRule="auto"/>
    </w:pPr>
  </w:style>
  <w:style w:type="character" w:styleId="HeaderChar" w:customStyle="1">
    <w:name w:val="Header Char"/>
    <w:basedOn w:val="DefaultParagraphFont"/>
    <w:link w:val="Header"/>
    <w:uiPriority w:val="99"/>
    <w:rsid w:val="00604115"/>
  </w:style>
  <w:style w:type="paragraph" w:styleId="Footer">
    <w:name w:val="footer"/>
    <w:basedOn w:val="Normal"/>
    <w:link w:val="FooterChar"/>
    <w:uiPriority w:val="99"/>
    <w:unhideWhenUsed/>
    <w:rsid w:val="00604115"/>
    <w:pPr>
      <w:tabs>
        <w:tab w:val="center" w:pos="4513"/>
        <w:tab w:val="right" w:pos="9026"/>
      </w:tabs>
      <w:spacing w:after="0" w:line="240" w:lineRule="auto"/>
    </w:pPr>
  </w:style>
  <w:style w:type="character" w:styleId="FooterChar" w:customStyle="1">
    <w:name w:val="Footer Char"/>
    <w:basedOn w:val="DefaultParagraphFont"/>
    <w:link w:val="Footer"/>
    <w:uiPriority w:val="99"/>
    <w:rsid w:val="00604115"/>
  </w:style>
  <w:style w:type="paragraph" w:styleId="Revision">
    <w:name w:val="Revision"/>
    <w:hidden/>
    <w:uiPriority w:val="99"/>
    <w:semiHidden/>
    <w:rsid w:val="00E87DCC"/>
    <w:pPr>
      <w:spacing w:after="0" w:line="240" w:lineRule="auto"/>
    </w:pPr>
  </w:style>
  <w:style w:type="paragraph" w:styleId="CommentText">
    <w:name w:val="annotation text"/>
    <w:basedOn w:val="Normal"/>
    <w:link w:val="CommentTextChar"/>
    <w:uiPriority w:val="99"/>
    <w:semiHidden/>
    <w:unhideWhenUsed/>
    <w:rsid w:val="00FE1DB3"/>
    <w:pPr>
      <w:spacing w:line="240" w:lineRule="auto"/>
    </w:pPr>
    <w:rPr>
      <w:sz w:val="20"/>
      <w:szCs w:val="20"/>
    </w:rPr>
  </w:style>
  <w:style w:type="character" w:styleId="CommentTextChar" w:customStyle="1">
    <w:name w:val="Comment Text Char"/>
    <w:basedOn w:val="DefaultParagraphFont"/>
    <w:link w:val="CommentText"/>
    <w:uiPriority w:val="99"/>
    <w:semiHidden/>
    <w:rsid w:val="00FE1DB3"/>
    <w:rPr>
      <w:sz w:val="20"/>
      <w:szCs w:val="20"/>
    </w:rPr>
  </w:style>
  <w:style w:type="character" w:styleId="CommentReference">
    <w:name w:val="annotation reference"/>
    <w:basedOn w:val="DefaultParagraphFont"/>
    <w:uiPriority w:val="99"/>
    <w:semiHidden/>
    <w:unhideWhenUsed/>
    <w:rsid w:val="00FE1DB3"/>
    <w:rPr>
      <w:sz w:val="16"/>
      <w:szCs w:val="16"/>
    </w:rPr>
  </w:style>
  <w:style w:type="paragraph" w:styleId="CommentSubject">
    <w:name w:val="annotation subject"/>
    <w:basedOn w:val="CommentText"/>
    <w:next w:val="CommentText"/>
    <w:link w:val="CommentSubjectChar"/>
    <w:uiPriority w:val="99"/>
    <w:semiHidden/>
    <w:unhideWhenUsed/>
    <w:rsid w:val="00FE1DB3"/>
    <w:rPr>
      <w:b/>
      <w:bCs/>
    </w:rPr>
  </w:style>
  <w:style w:type="character" w:styleId="CommentSubjectChar" w:customStyle="1">
    <w:name w:val="Comment Subject Char"/>
    <w:basedOn w:val="CommentTextChar"/>
    <w:link w:val="CommentSubject"/>
    <w:uiPriority w:val="99"/>
    <w:semiHidden/>
    <w:rsid w:val="00FE1D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084634">
      <w:bodyDiv w:val="1"/>
      <w:marLeft w:val="0"/>
      <w:marRight w:val="0"/>
      <w:marTop w:val="0"/>
      <w:marBottom w:val="0"/>
      <w:divBdr>
        <w:top w:val="none" w:sz="0" w:space="0" w:color="auto"/>
        <w:left w:val="none" w:sz="0" w:space="0" w:color="auto"/>
        <w:bottom w:val="none" w:sz="0" w:space="0" w:color="auto"/>
        <w:right w:val="none" w:sz="0" w:space="0" w:color="auto"/>
      </w:divBdr>
    </w:div>
    <w:div w:id="1648050282">
      <w:bodyDiv w:val="1"/>
      <w:marLeft w:val="0"/>
      <w:marRight w:val="0"/>
      <w:marTop w:val="0"/>
      <w:marBottom w:val="0"/>
      <w:divBdr>
        <w:top w:val="none" w:sz="0" w:space="0" w:color="auto"/>
        <w:left w:val="none" w:sz="0" w:space="0" w:color="auto"/>
        <w:bottom w:val="none" w:sz="0" w:space="0" w:color="auto"/>
        <w:right w:val="none" w:sz="0" w:space="0" w:color="auto"/>
      </w:divBdr>
    </w:div>
    <w:div w:id="174287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D9C89-62A2-4606-99E1-153D5CDB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12</Pages>
  <Words>2824</Words>
  <Characters>16100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Ganbatte</dc:creator>
  <cp:keywords/>
  <dc:description/>
  <cp:lastModifiedBy>Lê Minh Châu</cp:lastModifiedBy>
  <cp:revision>342</cp:revision>
  <dcterms:created xsi:type="dcterms:W3CDTF">2022-06-06T12:43:00Z</dcterms:created>
  <dcterms:modified xsi:type="dcterms:W3CDTF">2022-06-16T09:27:00Z</dcterms:modified>
</cp:coreProperties>
</file>